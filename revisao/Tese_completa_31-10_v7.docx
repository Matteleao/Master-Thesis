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rsidR="00CE7ECB" w:rsidRDefault="00CE7ECB">
      <w:pPr>
        <w:tabs>
          <w:tab w:val="right" w:leader="dot" w:pos="9065"/>
        </w:tabs>
        <w:spacing w:after="160" w:line="240" w:lineRule="auto"/>
        <w:ind w:left="0" w:firstLine="0"/>
        <w:jc w:val="left"/>
      </w:pPr>
      <w:hyperlink w:anchor="QualityTable_3_1" w:history="1">
        <w:r>
          <w:rPr>
            <w:lang w:val="en-US"/>
          </w:rPr>
          <w:t>Table 3.1. Site-level regulatory gaps identified in the clause-by-clause comparison of ICH E6(R3), ISO 14155:2026, and MDR Annex XV.</w:t>
        </w:r>
      </w:hyperlink>
      <w:r>
        <w:tab/>
      </w:r>
      <w:r>
        <w:fldChar w:fldCharType="begin"/>
      </w:r>
      <w:r>
        <w:instrText xml:space="preserve"> PAGEREF QualityTable_3_1 \h </w:instrText>
      </w:r>
      <w:r>
        <w:fldChar w:fldCharType="separate"/>
      </w:r>
      <w:r w:rsidR="00FC5BC6">
        <w:rPr>
          <w:noProof/>
        </w:rPr>
        <w:t>31</w:t>
      </w:r>
      <w:r>
        <w:fldChar w:fldCharType="end"/>
      </w:r>
    </w:p>
    <w:p w:rsidR="00CE7ECB" w:rsidRDefault="00CE7ECB">
      <w:pPr>
        <w:tabs>
          <w:tab w:val="right" w:leader="dot" w:pos="9065"/>
        </w:tabs>
        <w:spacing w:after="160" w:line="240" w:lineRule="auto"/>
        <w:ind w:left="0" w:firstLine="0"/>
        <w:jc w:val="left"/>
      </w:pPr>
      <w:hyperlink w:anchor="QualityTable_3_2" w:history="1">
        <w:r>
          <w:rPr>
            <w:lang w:val="en-US"/>
          </w:rPr>
          <w:t>Table 3.2. Site-level Critical-to-Quality (CtQ) domains, with the scope of each domain and the principal threat to quality when it is not controlled.</w:t>
        </w:r>
      </w:hyperlink>
      <w:r>
        <w:tab/>
      </w:r>
      <w:r>
        <w:fldChar w:fldCharType="begin"/>
      </w:r>
      <w:r>
        <w:instrText xml:space="preserve"> PAGEREF QualityTable_3_2 \h </w:instrText>
      </w:r>
      <w:r>
        <w:fldChar w:fldCharType="separate"/>
      </w:r>
      <w:r w:rsidR="00FC5BC6">
        <w:rPr>
          <w:noProof/>
        </w:rPr>
        <w:t>35</w:t>
      </w:r>
      <w:r>
        <w:fldChar w:fldCharType="end"/>
      </w:r>
    </w:p>
    <w:p w:rsidR="00CE7ECB" w:rsidRDefault="00CE7ECB">
      <w:pPr>
        <w:tabs>
          <w:tab w:val="right" w:leader="dot" w:pos="9065"/>
        </w:tabs>
        <w:spacing w:after="160" w:line="240" w:lineRule="auto"/>
        <w:ind w:left="0" w:firstLine="0"/>
        <w:jc w:val="left"/>
      </w:pPr>
      <w:hyperlink w:anchor="QualityTable_3_3" w:history="1">
        <w:r>
          <w:rPr>
            <w:lang w:val="en-US"/>
          </w:rPr>
          <w:t>Table 3.3. Organizational environment of the 347 site records and 238 organizations in the registry dataset, including the organizations located in the United States.</w:t>
        </w:r>
      </w:hyperlink>
      <w:r>
        <w:tab/>
      </w:r>
      <w:r>
        <w:fldChar w:fldCharType="begin"/>
      </w:r>
      <w:r>
        <w:instrText xml:space="preserve"> PAGEREF QualityTable_3_3 \h </w:instrText>
      </w:r>
      <w:r>
        <w:fldChar w:fldCharType="separate"/>
      </w:r>
      <w:r w:rsidR="00FC5BC6">
        <w:rPr>
          <w:noProof/>
        </w:rPr>
        <w:t>41</w:t>
      </w:r>
      <w:r>
        <w:fldChar w:fldCharType="end"/>
      </w:r>
    </w:p>
    <w:p w:rsidR="00CE7ECB" w:rsidRDefault="00CE7ECB">
      <w:pPr>
        <w:tabs>
          <w:tab w:val="right" w:leader="dot" w:pos="9065"/>
        </w:tabs>
        <w:spacing w:after="160" w:line="240" w:lineRule="auto"/>
        <w:ind w:left="0" w:firstLine="0"/>
        <w:jc w:val="left"/>
      </w:pPr>
      <w:hyperlink w:anchor="QualityTable_3_4" w:history="1">
        <w:r>
          <w:rPr>
            <w:lang w:val="en-US"/>
          </w:rPr>
          <w:t>Table 3.4. Design requirements (DR1 to DR12) for a site-level operational quality framework and their origin in the regulatory gaps, the CtQ domains, or the structural and operating conditions of surgical investigation and of the target center.</w:t>
        </w:r>
      </w:hyperlink>
      <w:r>
        <w:tab/>
      </w:r>
      <w:r>
        <w:fldChar w:fldCharType="begin"/>
      </w:r>
      <w:r>
        <w:instrText xml:space="preserve"> PAGEREF QualityTable_3_4 \h </w:instrText>
      </w:r>
      <w:r>
        <w:fldChar w:fldCharType="separate"/>
      </w:r>
      <w:r w:rsidR="00FC5BC6">
        <w:rPr>
          <w:noProof/>
        </w:rPr>
        <w:t>44</w:t>
      </w:r>
      <w:r>
        <w:fldChar w:fldCharType="end"/>
      </w:r>
    </w:p>
    <w:p w:rsidR="00CE7ECB" w:rsidRDefault="00CE7ECB">
      <w:pPr>
        <w:tabs>
          <w:tab w:val="right" w:leader="dot" w:pos="9065"/>
        </w:tabs>
        <w:spacing w:after="160" w:line="240" w:lineRule="auto"/>
        <w:ind w:left="0" w:firstLine="0"/>
        <w:jc w:val="left"/>
      </w:pPr>
      <w:hyperlink w:anchor="QualityTable_4_1" w:history="1">
        <w:r>
          <w:rPr>
            <w:lang w:val="en-US"/>
          </w:rPr>
          <w:t>Table 4.1. The six functions of the role structure, with their main responsibilities and limits of authority.</w:t>
        </w:r>
      </w:hyperlink>
      <w:r>
        <w:tab/>
      </w:r>
      <w:r>
        <w:fldChar w:fldCharType="begin"/>
      </w:r>
      <w:r>
        <w:instrText xml:space="preserve"> PAGEREF QualityTable_4_1 \h </w:instrText>
      </w:r>
      <w:r>
        <w:fldChar w:fldCharType="separate"/>
      </w:r>
      <w:r w:rsidR="00FC5BC6">
        <w:rPr>
          <w:noProof/>
        </w:rPr>
        <w:t>49</w:t>
      </w:r>
      <w:r>
        <w:fldChar w:fldCharType="end"/>
      </w:r>
    </w:p>
    <w:p w:rsidR="00CE7ECB" w:rsidRDefault="00CE7ECB">
      <w:pPr>
        <w:tabs>
          <w:tab w:val="right" w:leader="dot" w:pos="9065"/>
        </w:tabs>
        <w:spacing w:after="160" w:line="240" w:lineRule="auto"/>
        <w:ind w:left="0" w:firstLine="0"/>
        <w:jc w:val="left"/>
      </w:pPr>
      <w:hyperlink w:anchor="QualityTable_4_2" w:history="1">
        <w:r>
          <w:rPr>
            <w:lang w:val="en-US"/>
          </w:rPr>
          <w:t>Table 4.2. Scalability model: recommended minimum set of instruments at each implementation level and the proxy that takes on the function of each instrument left out.</w:t>
        </w:r>
      </w:hyperlink>
      <w:r>
        <w:tab/>
      </w:r>
      <w:r>
        <w:fldChar w:fldCharType="begin"/>
      </w:r>
      <w:r>
        <w:instrText xml:space="preserve"> PAGEREF QualityTable_4_2 \h </w:instrText>
      </w:r>
      <w:r>
        <w:fldChar w:fldCharType="separate"/>
      </w:r>
      <w:r w:rsidR="00FC5BC6">
        <w:rPr>
          <w:noProof/>
        </w:rPr>
        <w:t>72</w:t>
      </w:r>
      <w:r>
        <w:fldChar w:fldCharType="end"/>
      </w:r>
    </w:p>
    <w:p w:rsidR="00CE7ECB" w:rsidRDefault="00CE7ECB">
      <w:pPr>
        <w:tabs>
          <w:tab w:val="right" w:leader="dot" w:pos="9065"/>
        </w:tabs>
        <w:spacing w:after="160" w:line="240" w:lineRule="auto"/>
        <w:ind w:left="0" w:firstLine="0"/>
        <w:jc w:val="left"/>
      </w:pPr>
      <w:hyperlink w:anchor="QualityTable_4_3" w:history="1">
        <w:r>
          <w:rPr>
            <w:lang w:val="en-US"/>
          </w:rPr>
          <w:t>Table 4.3. The twenty-four instruments by pillar, with their purpose, inputs and outputs, and the section and appendix where each is developed.</w:t>
        </w:r>
      </w:hyperlink>
      <w:r>
        <w:tab/>
      </w:r>
      <w:r>
        <w:fldChar w:fldCharType="begin"/>
      </w:r>
      <w:r>
        <w:instrText xml:space="preserve"> PAGEREF QualityTable_4_3 \h </w:instrText>
      </w:r>
      <w:r>
        <w:fldChar w:fldCharType="separate"/>
      </w:r>
      <w:r w:rsidR="00FC5BC6">
        <w:rPr>
          <w:noProof/>
        </w:rPr>
        <w:t>74</w:t>
      </w:r>
      <w:r>
        <w:fldChar w:fldCharType="end"/>
      </w:r>
    </w:p>
    <w:p w:rsidR="00CE7ECB" w:rsidRDefault="00CE7ECB">
      <w:pPr>
        <w:tabs>
          <w:tab w:val="right" w:leader="dot" w:pos="9065"/>
        </w:tabs>
        <w:spacing w:after="160" w:line="240" w:lineRule="auto"/>
        <w:ind w:left="0" w:firstLine="0"/>
        <w:jc w:val="left"/>
      </w:pPr>
      <w:hyperlink w:anchor="QualityTable_5_1" w:history="1">
        <w:r>
          <w:rPr>
            <w:lang w:val="en-US"/>
          </w:rPr>
          <w:t>Table 5.1. Prior work on quality in clinical investigations, grouped by theme, with the response of the framework to each theme.</w:t>
        </w:r>
      </w:hyperlink>
      <w:r>
        <w:tab/>
      </w:r>
      <w:r>
        <w:fldChar w:fldCharType="begin"/>
      </w:r>
      <w:r>
        <w:instrText xml:space="preserve"> PAGEREF QualityTable_5_1 \h </w:instrText>
      </w:r>
      <w:r>
        <w:fldChar w:fldCharType="separate"/>
      </w:r>
      <w:r w:rsidR="00FC5BC6">
        <w:rPr>
          <w:noProof/>
        </w:rPr>
        <w:t>80</w:t>
      </w:r>
      <w:r>
        <w:fldChar w:fldCharType="end"/>
      </w:r>
    </w:p>
    <w:p w:rsidR="00CE7ECB" w:rsidRDefault="00CE7ECB">
      <w:pPr>
        <w:tabs>
          <w:tab w:val="right" w:leader="dot" w:pos="9065"/>
        </w:tabs>
        <w:spacing w:after="160" w:line="240" w:lineRule="auto"/>
        <w:ind w:left="0" w:firstLine="0"/>
        <w:jc w:val="left"/>
      </w:pPr>
      <w:hyperlink w:anchor="QualityTable_5_2" w:history="1">
        <w:r>
          <w:rPr>
            <w:lang w:val="en-US"/>
          </w:rPr>
          <w:t>Table 5.2. Most likely failures in operating the framework, by lifecycle phase, with what each failure costs and the guard in the design.</w:t>
        </w:r>
      </w:hyperlink>
      <w:r>
        <w:tab/>
      </w:r>
      <w:r>
        <w:fldChar w:fldCharType="begin"/>
      </w:r>
      <w:r>
        <w:instrText xml:space="preserve"> PAGEREF QualityTable_5_2 \h </w:instrText>
      </w:r>
      <w:r>
        <w:fldChar w:fldCharType="separate"/>
      </w:r>
      <w:r w:rsidR="00FC5BC6">
        <w:rPr>
          <w:noProof/>
        </w:rPr>
        <w:t>85</w:t>
      </w:r>
      <w:r>
        <w:fldChar w:fldCharType="end"/>
      </w:r>
    </w:p>
    <w:p w:rsidR="00CE7ECB" w:rsidRDefault="00CE7ECB">
      <w:pPr>
        <w:tabs>
          <w:tab w:val="right" w:leader="dot" w:pos="9065"/>
        </w:tabs>
        <w:spacing w:after="160" w:line="240" w:lineRule="auto"/>
        <w:ind w:left="0" w:firstLine="0"/>
        <w:jc w:val="left"/>
      </w:pPr>
      <w:hyperlink w:anchor="QualityTable_5_3" w:history="1">
        <w:r>
          <w:rPr>
            <w:lang w:val="en-US"/>
          </w:rPr>
          <w:t>Table 5.3. Expected effects of the framework stated as testable propositions, ordered by the phase in which each effect should first appear.</w:t>
        </w:r>
      </w:hyperlink>
      <w:r>
        <w:tab/>
      </w:r>
      <w:r>
        <w:fldChar w:fldCharType="begin"/>
      </w:r>
      <w:r>
        <w:instrText xml:space="preserve"> PAGEREF QualityTable_5_3 \h </w:instrText>
      </w:r>
      <w:r>
        <w:fldChar w:fldCharType="separate"/>
      </w:r>
      <w:r w:rsidR="00FC5BC6">
        <w:rPr>
          <w:noProof/>
        </w:rPr>
        <w:t>86</w:t>
      </w:r>
      <w:r>
        <w:fldChar w:fldCharType="end"/>
      </w:r>
    </w:p>
    <w:p w:rsidR="00CE7ECB" w:rsidRDefault="00CE7ECB">
      <w:pPr>
        <w:tabs>
          <w:tab w:val="right" w:leader="dot" w:pos="9065"/>
        </w:tabs>
        <w:spacing w:after="160" w:line="240" w:lineRule="auto"/>
        <w:ind w:left="0" w:firstLine="0"/>
        <w:jc w:val="left"/>
      </w:pPr>
      <w:hyperlink w:anchor="QualityTable_5_4" w:history="1">
        <w:r>
          <w:rPr>
            <w:lang w:val="en-US"/>
          </w:rPr>
          <w:t>Table 5.4. The twenty-four instruments by persistence across investigations.</w:t>
        </w:r>
      </w:hyperlink>
      <w:r>
        <w:tab/>
      </w:r>
      <w:r>
        <w:fldChar w:fldCharType="begin"/>
      </w:r>
      <w:r>
        <w:instrText xml:space="preserve"> PAGEREF QualityTable_5_4 \h </w:instrText>
      </w:r>
      <w:r>
        <w:fldChar w:fldCharType="separate"/>
      </w:r>
      <w:r w:rsidR="00FC5BC6">
        <w:rPr>
          <w:noProof/>
        </w:rPr>
        <w:t>89</w:t>
      </w:r>
      <w:r>
        <w:fldChar w:fldCharType="end"/>
      </w:r>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tab/>
      </w:r>
      <w:r>
        <w:fldChar w:fldCharType="begin"/>
      </w:r>
      <w:r>
        <w:instrText xml:space="preserve"> PAGEREF QualityFigure_4_1 \h </w:instrText>
      </w:r>
      <w:r>
        <w:fldChar w:fldCharType="separate"/>
      </w:r>
      <w:r w:rsidR="00FC5BC6">
        <w:rPr>
          <w:noProof/>
        </w:rPr>
        <w:t>68</w:t>
      </w:r>
      <w:r>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tab/>
      </w:r>
      <w:r>
        <w:fldChar w:fldCharType="begin"/>
      </w:r>
      <w:r>
        <w:instrText xml:space="preserve"> PAGEREF QualityFigure_4_2 \h </w:instrText>
      </w:r>
      <w:r>
        <w:fldChar w:fldCharType="separate"/>
      </w:r>
      <w:r w:rsidR="00FC5BC6">
        <w:rPr>
          <w:noProof/>
        </w:rPr>
        <w:t>69</w:t>
      </w:r>
      <w:r>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tab/>
      </w:r>
      <w:r>
        <w:fldChar w:fldCharType="begin"/>
      </w:r>
      <w:r>
        <w:instrText xml:space="preserve"> PAGEREF QualityFigure_4_3 \h </w:instrText>
      </w:r>
      <w:r>
        <w:fldChar w:fldCharType="separate"/>
      </w:r>
      <w:r w:rsidR="00FC5BC6">
        <w:rPr>
          <w:noProof/>
        </w:rPr>
        <w:t>75</w:t>
      </w:r>
      <w:r>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tab/>
      </w:r>
      <w:r>
        <w:fldChar w:fldCharType="begin"/>
      </w:r>
      <w:r>
        <w:instrText xml:space="preserve"> PAGEREF QualityFigure_4_4 \h </w:instrText>
      </w:r>
      <w:r>
        <w:fldChar w:fldCharType="separate"/>
      </w:r>
      <w:r w:rsidR="00FC5BC6">
        <w:rPr>
          <w:noProof/>
        </w:rPr>
        <w:t>76</w:t>
      </w:r>
      <w:r>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tab/>
      </w:r>
      <w:r>
        <w:fldChar w:fldCharType="begin"/>
      </w:r>
      <w:r>
        <w:instrText xml:space="preserve"> PAGEREF QualityFigure_5_1 \h </w:instrText>
      </w:r>
      <w:r>
        <w:fldChar w:fldCharType="separate"/>
      </w:r>
      <w:r w:rsidR="00FC5BC6">
        <w:rPr>
          <w:noProof/>
        </w:rPr>
        <w:t>92</w:t>
      </w:r>
      <w:r>
        <w:fldChar w:fldCharType="end"/>
      </w:r>
    </w:p>
    <w:p w14:paraId="76579E63" w14:textId="77777777" w:rsidR="00777C0F" w:rsidRDefault="00777C0F"/>
    <w:p w14:paraId="78532A63" w14:textId="77777777" w:rsidR="0087502E" w:rsidRPr="00933DA5" w:rsidRDefault="0087502E">
      <w:pPr>
        <w:rPr>
          <w:lang w:val="en-US"/>
        </w:rPr>
      </w:pPr>
    </w:p>
    <w:bookmarkStart w:id="35" w:name="_Toc241922285" w:displacedByCustomXml="next"/>
    <w:bookmarkStart w:id="36" w:name="_Toc244153139" w:displacedByCustomXml="next"/>
    <w:bookmarkStart w:id="37" w:name="_Toc244153398"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7</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13</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13</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28</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28</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29</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29</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29</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32</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33</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36</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36</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38</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39</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39</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42</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43</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45</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45</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46</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46</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48</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50</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51</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52</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52</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53</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54</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55</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56</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57</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58</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59</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60</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61</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62</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62</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63</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64</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65</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65</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66</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66</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68</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70</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73</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77</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77</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79</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82</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82</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84</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85</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86</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86</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87</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88</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88</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89</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90</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90</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90</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91</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93</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94</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95</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95</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95</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96</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97</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99</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107</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108</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108</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108</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108</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108</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108</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108</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109</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109</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109</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109</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109</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109</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109</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110</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110</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110</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110</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110</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110</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110</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110</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111</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111</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 xml:space="preserve">Over the past decade, quality management in clinical research has changed</w:t>
      </w:r>
      <w:r>
        <w:rPr>
          <w:sz w:val="18"/>
          <w:szCs w:val="18"/>
          <w:vertAlign w:val="superscript"/>
          <w:lang w:val="en-US"/>
        </w:rPr>
        <w:t>1</w:t>
      </w:r>
      <w:r>
        <w:rPr>
          <w:lang w:val="en-US"/>
        </w:rPr>
        <w:t xml:space="preserve">.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 xml:space="preserve">Current guidance states that quality should be considered before a study begins, built into operational decisions during conduct, and managed across the study lifecycle</w:t>
      </w:r>
      <w:r>
        <w:rPr>
          <w:sz w:val="18"/>
          <w:szCs w:val="18"/>
          <w:vertAlign w:val="superscript"/>
          <w:lang w:val="en-US"/>
        </w:rPr>
        <w:t>2,3</w:t>
      </w:r>
      <w:r>
        <w:rPr>
          <w:lang w:val="en-US"/>
        </w:rPr>
        <w:lastRenderedPageBreak/>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2</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3</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3</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4</w:t>
      </w:r>
      <w:r>
        <w:rPr>
          <w:lang w:val="en-US"/>
        </w:rPr>
        <w:t>. ICH E6(R3) moved these ideas out of the sponsor’s quality-management section and placed quality by design and proportionality among the principles that govern both the design and the conduct of a trial (Principles 6 and 7).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3</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3</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5</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6</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6</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7</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8</w:t>
      </w:r>
      <w:r>
        <w:rPr>
          <w:lang w:val="en-US"/>
        </w:rPr>
        <w:t>. The United States uses a separate statutory and regulatory framework under the Federal Food, Drug, and Cosmetic Act</w:t>
      </w:r>
      <w:r>
        <w:rPr>
          <w:sz w:val="18"/>
          <w:szCs w:val="18"/>
          <w:vertAlign w:val="superscript"/>
          <w:lang w:val="en-US"/>
        </w:rPr>
        <w:t>9</w:t>
      </w:r>
      <w:r>
        <w:rPr>
          <w:lang w:val="en-US"/>
        </w:rPr>
        <w:t xml:space="preserve"> and Title 21 of the Code of Federal Regulations</w:t>
      </w:r>
      <w:r>
        <w:rPr>
          <w:sz w:val="18"/>
          <w:szCs w:val="18"/>
          <w:vertAlign w:val="superscript"/>
          <w:lang w:val="en-US"/>
        </w:rPr>
        <w:t>10</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11</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12,13</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12,14</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15–19</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8</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20,21</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22,23</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3,6,8</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3,6</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24</w:t>
      </w:r>
      <w:r>
        <w:rPr>
          <w:lang w:val="en-US"/>
        </w:rPr>
        <w:t xml:space="preserve">. The second group measures the readiness or the performance of a site, so that a sponsor or a research network can compare sites and decide where to act, and Section 1.4.2 reviews it</w:t>
      </w:r>
      <w:r>
        <w:rPr>
          <w:sz w:val="18"/>
          <w:szCs w:val="18"/>
          <w:vertAlign w:val="superscript"/>
          <w:lang w:val="en-US"/>
        </w:rPr>
        <w:t>25</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26,27</w:t>
      </w:r>
      <w:r>
        <w:rPr>
          <w:lang w:val="en-US"/>
        </w:rPr>
        <w:t xml:space="preserve">. </w:t>
      </w:r>
    </w:p>
    <w:p w14:paraId="447A2521" w14:textId="77777777" w:rsidR="005B6E92" w:rsidRPr="00933DA5" w:rsidRDefault="00363464">
      <w:pPr>
        <w:pStyle w:val="Ttulo3"/>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28</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29</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30</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31</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32</w:t>
      </w:r>
      <w:r>
        <w:rPr>
          <w:lang w:val="en-US"/>
        </w:rPr>
        <w:t xml:space="preserve">. A Delphi process with 71 stakeholders produced 59 strategies to overcome the challenges to SQA in oncology trials, of which 14 gained consensus within an active randomized trial</w:t>
      </w:r>
      <w:r>
        <w:rPr>
          <w:sz w:val="18"/>
          <w:szCs w:val="18"/>
          <w:vertAlign w:val="superscript"/>
          <w:lang w:val="en-US"/>
        </w:rPr>
        <w:t>33</w:t>
      </w:r>
      <w:r>
        <w:rPr>
          <w:lang w:val="en-US"/>
        </w:rPr>
        <w:t xml:space="preserve">. A Delphi checklist for gastrointestinal surgery trials adds proctoring and performance monitoring during the trial, all specified and scored by the trial team</w:t>
      </w:r>
      <w:r>
        <w:rPr>
          <w:sz w:val="18"/>
          <w:szCs w:val="18"/>
          <w:vertAlign w:val="superscript"/>
          <w:lang w:val="en-US"/>
        </w:rPr>
        <w:t>34</w:t>
      </w:r>
      <w:r>
        <w:rPr>
          <w:lang w:val="en-US"/>
        </w:rPr>
        <w:t xml:space="preserve">.</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35</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31</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36</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35</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37</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37</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w:t>
      </w:r>
      <w:r>
        <w:rPr>
          <w:sz w:val="18"/>
          <w:szCs w:val="18"/>
          <w:vertAlign w:val="superscript"/>
          <w:lang w:val="en-US"/>
        </w:rPr>
        <w:t>24,38,39</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40</w:t>
      </w:r>
      <w:r>
        <w:rPr>
          <w:lang w:val="en-US"/>
        </w:rPr>
        <w:t xml:space="preserve">. Sites value RBM, but they often experience it as an external requirement. It reaches them through the sponsor and the contract research organization (CRO), and they have little control over it</w:t>
      </w:r>
      <w:r>
        <w:rPr>
          <w:sz w:val="18"/>
          <w:szCs w:val="18"/>
          <w:vertAlign w:val="superscript"/>
          <w:lang w:val="en-US"/>
        </w:rPr>
        <w:t>41</w:t>
      </w:r>
      <w:r>
        <w:rPr>
          <w:lang w:val="en-US"/>
        </w:rPr>
        <w:t xml:space="preserve">.</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42</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17,18,22,23</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43</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38,40</w:t>
      </w:r>
      <w:r>
        <w:rPr>
          <w:lang w:val="en-US"/>
        </w:rPr>
        <w:t>, together with measures for surgical trials that are rarely carried through conduct</w:t>
      </w:r>
      <w:r>
        <w:rPr>
          <w:sz w:val="18"/>
          <w:szCs w:val="18"/>
          <w:vertAlign w:val="superscript"/>
        </w:rPr>
        <w:t>35</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29,30</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8</w:t>
      </w:r>
      <w:r>
        <w:rPr>
          <w:lang w:val="en-US"/>
        </w:rPr>
        <w:t>.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44,45</w:t>
      </w:r>
      <w:r>
        <w:rPr>
          <w:lang w:val="en-US"/>
        </w:rPr>
        <w:t>.</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2</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3</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46</w:t>
      </w:r>
      <w:r>
        <w:rPr>
          <w:lang w:val="en-US"/>
        </w:rPr>
        <w:t>, ISO 14971:2019</w:t>
      </w:r>
      <w:r>
        <w:rPr>
          <w:sz w:val="18"/>
          <w:szCs w:val="18"/>
          <w:vertAlign w:val="superscript"/>
          <w:lang w:val="en-US"/>
        </w:rPr>
        <w:t>47</w:t>
      </w:r>
      <w:r>
        <w:rPr>
          <w:lang w:val="en-US"/>
        </w:rPr>
        <w:t>, and ISO 15189:2022, which sets requirements for medical laboratories</w:t>
      </w:r>
      <w:r>
        <w:rPr>
          <w:sz w:val="18"/>
          <w:szCs w:val="18"/>
          <w:vertAlign w:val="superscript"/>
          <w:lang w:val="en-US"/>
        </w:rPr>
        <w:t>48</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6</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6</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3,6,8</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bookmarkStart w:id="371" w:name="QualityTable_3_1"/>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bookmarkEnd w:id="371"/>
    </w:p>
    <w:p w14:paraId="2D123E31" w14:textId="7CCAB5B2" w:rsidR="00D312FB" w:rsidRPr="00933DA5" w:rsidRDefault="000004F2" w:rsidP="00A263F8">
      <w:pPr>
        <w:ind w:firstLine="0"/>
        <w:jc w:val="center"/>
        <w:rPr>
          <w:lang w:val="en-US"/>
        </w:rPr>
      </w:pPr>
      <w:bookmarkStart w:id="139" w:name="bm_tbl_31"/>
      <w:bookmarkEnd w:id="139"/>
      <w:r>
        <w:rPr>
          <w:noProof/>
        </w:rPr>
        <w:drawing>
          <wp:inline distT="0" distB="0" distL="0" distR="0" wp14:anchorId="7BBCC6F0" wp14:editId="1428D4FC">
            <wp:extent cx="5762625" cy="2759994"/>
            <wp:effectExtent l="0" t="0" r="0" b="0"/>
            <wp:docPr id="2017928508" name="Picture 201792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2625" cy="2759994"/>
                    </a:xfrm>
                    <a:prstGeom prst="rect">
                      <a:avLst/>
                    </a:prstGeom>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 ICH E6(R3) also asks the investigator, together with the sponsor, to implement proportionate processes for the data of the trial (Section 4).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3,6</w:t>
      </w:r>
      <w:r>
        <w:rPr>
          <w:lang w:val="en-US"/>
        </w:rPr>
        <w:t>.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w:t>
      </w:r>
      <w:r w:rsidRPr="00584417">
        <w:rPr>
          <w:lang w:val="en-US"/>
        </w:rPr>
        <w:lastRenderedPageBreak/>
        <w:t>followed during conduct, since it changes along the learning curve, and it reports that trials rarely do so</w:t>
      </w:r>
      <w:r>
        <w:rPr>
          <w:sz w:val="18"/>
          <w:szCs w:val="18"/>
          <w:vertAlign w:val="superscript"/>
          <w:lang w:val="en-US"/>
        </w:rPr>
        <w:t>31–33,35</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 xml:space="preserve">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24,38,39</w:t>
      </w:r>
      <w:r w:rsidRPr="00584417">
        <w:rPr>
          <w:lang w:val="en-US"/>
        </w:rPr>
        <w:t xml:space="preserve">, standardized approaches remain uncommon</w:t>
      </w:r>
      <w:r>
        <w:rPr>
          <w:sz w:val="18"/>
          <w:szCs w:val="18"/>
          <w:vertAlign w:val="superscript"/>
          <w:lang w:val="en-US"/>
        </w:rPr>
        <w:t>40</w:t>
      </w:r>
      <w:r w:rsidRPr="00584417">
        <w:rPr>
          <w:lang w:val="en-US"/>
        </w:rPr>
        <w:t xml:space="preserve">, and sites experience risk-based monitoring as an external requirement over which they have little control</w:t>
      </w:r>
      <w:r>
        <w:rPr>
          <w:sz w:val="18"/>
          <w:szCs w:val="18"/>
          <w:vertAlign w:val="superscript"/>
          <w:lang w:val="en-US"/>
        </w:rPr>
        <w:t>41</w:t>
      </w:r>
      <w:r w:rsidRPr="00584417">
        <w:rPr>
          <w:lang w:val="en-US"/>
        </w:rPr>
        <w:t xml:space="preserve">. Part of the data that matter most is also generated at the point of care, where external oversight cannot see it in time (Section 3.4.3).</w:t>
      </w:r>
    </w:p>
    <w:p w14:paraId="0D64058E" w14:textId="5ECE21E6" w:rsidR="005B6E92" w:rsidRPr="00933DA5" w:rsidRDefault="00363464">
      <w:pPr>
        <w:pStyle w:val="Ttulo3"/>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The manufacturer works under a documented quality system, set out in ISO 13485:2016 with corrective and preventive action, and ISO 14971:2019 adds a documented cycle for managing device risk</w:t>
      </w:r>
      <w:r>
        <w:rPr>
          <w:sz w:val="18"/>
          <w:szCs w:val="18"/>
          <w:vertAlign w:val="superscript"/>
          <w:lang w:val="en-US"/>
        </w:rPr>
        <w:t>46,47</w:t>
      </w:r>
      <w:r>
        <w:rPr>
          <w:lang w:val="en-US"/>
        </w:rPr>
        <w:t>. A medical laboratory sits outside this chain but also produces results on which others base decisions, and ISO 15189:2022 gives it an equivalent system</w:t>
      </w:r>
      <w:r>
        <w:rPr>
          <w:sz w:val="18"/>
          <w:szCs w:val="18"/>
          <w:vertAlign w:val="superscript"/>
          <w:lang w:val="en-US"/>
        </w:rPr>
        <w:t>48</w:t>
      </w:r>
      <w:r>
        <w:rPr>
          <w:lang w:val="en-US"/>
        </w:rPr>
        <w:t xml:space="preserve">. ISO 14155:2026 gives the investigational site nothing similar, since its Clause 9.1 places clinical quality management on the sponsor and Clause 10, on the responsibilities of the principal investigator (PI), sets entry qualifications without asking for an ongoing local system. The fourth edition enlarged the sponsor’s side further, with risks arising from investigation </w:t>
      </w:r>
      <w:r>
        <w:rPr>
          <w:lang w:val="en-US"/>
        </w:rPr>
        <w:lastRenderedPageBreak/>
        <w:t>processes and a provision on the CEC</w:t>
      </w:r>
      <w:r>
        <w:rPr>
          <w:sz w:val="18"/>
          <w:szCs w:val="18"/>
          <w:vertAlign w:val="superscript"/>
          <w:lang w:val="en-US"/>
        </w:rPr>
        <w:t>6</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2</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w:t>
      </w:r>
      <w:r>
        <w:rPr>
          <w:lang w:val="en-US"/>
        </w:rPr>
        <w:lastRenderedPageBreak/>
        <w:t>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8</w:t>
      </w:r>
      <w:r>
        <w:rPr>
          <w:lang w:val="en-US"/>
        </w:rPr>
        <w:t>. These requirements entered because the work they describe takes place at the site and because the literature reviewed shows that it influences the results</w:t>
      </w:r>
      <w:r>
        <w:rPr>
          <w:sz w:val="18"/>
          <w:szCs w:val="18"/>
          <w:vertAlign w:val="superscript"/>
          <w:lang w:val="en-US"/>
        </w:rPr>
        <w:t>30,49</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8</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50,51</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30</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rsidP="00686168">
      <w:pPr>
        <w:pStyle w:val="Tablecaption"/>
        <w:ind w:left="426" w:right="392"/>
      </w:pPr>
      <w:bookmarkStart w:id="372" w:name="QualityTable_3_2"/>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bookmarkEnd w:id="372"/>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Start w:id="150" w:name="_t2njdcvp51oj" w:colFirst="0" w:colLast="0"/>
      <w:bookmarkEnd w:id="149"/>
      <w:bookmarkEnd w:id="150"/>
      <w:r>
        <w:rPr>
          <w:noProof/>
        </w:rPr>
        <w:drawing>
          <wp:inline distT="0" distB="0" distL="0" distR="0" wp14:anchorId="7D7F7B52" wp14:editId="1DE1D533">
            <wp:extent cx="8991600" cy="5632754"/>
            <wp:effectExtent l="0" t="0" r="0" b="6350"/>
            <wp:docPr id="2017928509" name="Picture 201792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991600" cy="5632754"/>
                    </a:xfrm>
                    <a:prstGeom prst="rect">
                      <a:avLst/>
                    </a:prstGeom>
                  </pic:spPr>
                </pic:pic>
              </a:graphicData>
            </a:graphic>
          </wp:inline>
        </w:drawing>
      </w:r>
    </w:p>
    <w:p w14:paraId="1642FF99" w14:textId="77777777" w:rsidR="00F313A7" w:rsidRPr="00933DA5" w:rsidRDefault="00F313A7" w:rsidP="00F313A7">
      <w:pPr>
        <w:pStyle w:val="Ttulo2"/>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Operator dependence. In device investigations, results depend on the device and just as much on the person and technique used to implant it</w:t>
      </w:r>
      <w:r>
        <w:rPr>
          <w:sz w:val="18"/>
          <w:szCs w:val="18"/>
          <w:vertAlign w:val="superscript"/>
          <w:lang w:val="en-US"/>
        </w:rPr>
        <w:t>16</w:t>
      </w:r>
      <w:r>
        <w:rPr>
          <w:lang w:val="en-US"/>
        </w:rPr>
        <w:t xml:space="preserve">. Requirements for surgeon qualification and adequate training with the specific device are already established by the instruments, but other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52</w:t>
      </w:r>
      <w:r>
        <w:rPr>
          <w:lang w:val="en-US"/>
        </w:rPr>
        <w:t xml:space="preserve"> provides us one method to evaluate this effect by setting standards for surgical intervention delivery before the trial and monitor it during conduct 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device.</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3,6</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The operational weight of follow-up. Long follow-up is not unique to surgical trials, but the measurements involved like ROM and radiographic assessment of implant position require the participant to be physically present, while PROs require consistent collection at the specified time points. Assessments vary less when the same procedure is used at every visit and, where the protocol provides for it, when an independent reviewer reads the results centrally</w:t>
      </w:r>
      <w:r>
        <w:rPr>
          <w:sz w:val="18"/>
          <w:szCs w:val="18"/>
          <w:vertAlign w:val="superscript"/>
          <w:lang w:val="en-US"/>
        </w:rPr>
        <w:t>53</w:t>
      </w:r>
      <w:r>
        <w:rPr>
          <w:lang w:val="en-US"/>
        </w:rPr>
        <w:t xml:space="preserve">. 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50,54</w:t>
      </w:r>
      <w:r>
        <w:rPr>
          <w:lang w:val="en-US"/>
        </w:rPr>
        <w:t xml:space="preserve">. This raises the cost of every visit and increases the risk of attrition over the years between surgery and the late assessments. Orthopedic studies with at least three years of follow-up reported 14.8% loss to follow-up, compared with 9.8% in studies with shorter follow-up</w:t>
      </w:r>
      <w:r>
        <w:rPr>
          <w:sz w:val="18"/>
          <w:szCs w:val="18"/>
          <w:vertAlign w:val="superscript"/>
          <w:lang w:val="en-US"/>
        </w:rPr>
        <w:t>20</w:t>
      </w:r>
      <w:r>
        <w:rPr>
          <w:lang w:val="en-US"/>
        </w:rPr>
        <w:t xml:space="preserve">, and one shoulder arthroplasty cohort reported 34.3% loss by the seventh year</w:t>
      </w:r>
      <w:r>
        <w:rPr>
          <w:sz w:val="18"/>
          <w:szCs w:val="18"/>
          <w:vertAlign w:val="superscript"/>
          <w:lang w:val="en-US"/>
        </w:rPr>
        <w:t>21</w:t>
      </w:r>
      <w:r>
        <w:rPr>
          <w:lang w:val="en-US"/>
        </w:rPr>
        <w:t xml:space="preserve">.</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w:t>
      </w:r>
      <w:r>
        <w:rPr>
          <w:sz w:val="18"/>
          <w:szCs w:val="18"/>
          <w:vertAlign w:val="superscript"/>
          <w:lang w:val="en-US"/>
        </w:rPr>
        <w:t>55</w:t>
      </w:r>
      <w:r>
        <w:rPr>
          <w:lang w:val="en-US"/>
        </w:rPr>
        <w:t xml:space="preserve">. 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56</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57,58</w:t>
      </w:r>
      <w:r>
        <w:rPr>
          <w:lang w:val="en-US"/>
        </w:rPr>
        <w:t xml:space="preserve">. The framework therefore has to control the sources of this variance that lie at the site, such as assessor qualification and the acquisition procedure.</w:t>
      </w:r>
    </w:p>
    <w:p w14:paraId="3AD370BC" w14:textId="77777777" w:rsidR="005B6E92" w:rsidRPr="00933DA5" w:rsidRDefault="00363464">
      <w:pPr>
        <w:pStyle w:val="Ttulo3"/>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59</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60</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61</w:t>
      </w:r>
      <w:r>
        <w:rPr>
          <w:lang w:val="en-US"/>
        </w:rPr>
        <w:t>.</w:t>
      </w:r>
    </w:p>
    <w:p w14:paraId="38366BD1" w14:textId="77777777" w:rsidR="001275F2" w:rsidRPr="00933DA5" w:rsidRDefault="001275F2" w:rsidP="001275F2">
      <w:pPr>
        <w:rPr>
          <w:lang w:val="en-US"/>
        </w:rPr>
      </w:pPr>
      <w:r w:rsidRPr="001275F2">
        <w:rPr>
          <w:lang w:val="en-US"/>
        </w:rPr>
        <w:t>The methodological literature on surgical trials counts clustering among the central challenges of randomized trials involving surgery, together with the learning curve that interacts with it</w:t>
      </w:r>
      <w:r>
        <w:rPr>
          <w:sz w:val="18"/>
          <w:szCs w:val="18"/>
          <w:vertAlign w:val="superscript"/>
          <w:lang w:val="en-US"/>
        </w:rPr>
        <w:t>59,62</w:t>
      </w:r>
      <w:r>
        <w:rPr>
          <w:lang w:val="en-US"/>
        </w:rPr>
        <w:t xml:space="preserve">, </w:t>
      </w:r>
      <w:r w:rsidRPr="001275F2">
        <w:rPr>
          <w:lang w:val="en-US"/>
        </w:rPr>
        <w:t>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63</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64</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t>The interval between entry qualification and performance during conduct is exactly what a site-</w:t>
      </w:r>
      <w:r>
        <w:rPr>
          <w:lang w:val="en-US"/>
        </w:rPr>
        <w:lastRenderedPageBreak/>
        <w:t>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Between 2006 and 2012, the United States ran 540 trial site-years per million inhabitants, more than twice the rate of the other high-income OECD countries</w:t>
      </w:r>
      <w:r>
        <w:rPr>
          <w:vertAlign w:val="superscript"/>
          <w:lang w:val="en-US"/>
        </w:rPr>
        <w:t>65</w:t>
      </w:r>
      <w:r w:rsidRPr="001A6E2F">
        <w:rPr>
          <w:lang w:val="en-US"/>
        </w:rPr>
        <w:t xml:space="preserve">. Open Payments data show that a large majority of US investigators in commercially sponsored trials conduct them in their private practice</w:t>
      </w:r>
      <w:r>
        <w:rPr>
          <w:vertAlign w:val="superscript"/>
          <w:lang w:val="en-US"/>
        </w:rPr>
        <w:t>66</w:t>
      </w:r>
      <w:r w:rsidRPr="001A6E2F">
        <w:rPr>
          <w:lang w:val="en-US"/>
        </w:rPr>
        <w:t xml:space="preserve">. In FDA records from 2008 to 2015, one third of principal investigators each year were filing for the first time, and 40% of those active in a given year did not file again the following year</w:t>
      </w:r>
      <w:r>
        <w:rPr>
          <w:vertAlign w:val="superscript"/>
          <w:lang w:val="en-US"/>
        </w:rPr>
        <w:t>67</w:t>
      </w:r>
      <w:r w:rsidRPr="001A6E2F">
        <w:rPr>
          <w:lang w:val="en-US"/>
        </w:rPr>
        <w:t xml:space="preserve">. Among the principal investigators of FDA-regulated drug trials, 63.8% found it burdensome to fit the trial around their other work</w:t>
      </w:r>
      <w:r>
        <w:rPr>
          <w:vertAlign w:val="superscript"/>
          <w:lang w:val="en-US"/>
        </w:rPr>
        <w:t>68</w:t>
      </w:r>
      <w:r w:rsidRPr="001A6E2F">
        <w:rPr>
          <w:lang w:val="en-US"/>
        </w:rPr>
        <w:t xml:space="preserve">.</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vertAlign w:val="superscript"/>
          <w:lang w:val="en-US"/>
        </w:rPr>
        <w:t>69</w:t>
      </w:r>
      <w:r w:rsidR="001A6E2F" w:rsidRPr="001A6E2F">
        <w:rPr>
          <w:lang w:val="en-US"/>
        </w:rPr>
        <w:t>. Stakeholders in Ontario described community hospitals as willing to join trials but mostly without research infrastructure</w:t>
      </w:r>
      <w:r w:rsidR="001A6E2F" w:rsidRPr="001A6E2F">
        <w:rPr>
          <w:vertAlign w:val="superscript"/>
          <w:lang w:val="en-US"/>
        </w:rPr>
        <w:t>70</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vertAlign w:val="superscript"/>
          <w:lang w:val="en-US"/>
        </w:rPr>
        <w:t>71</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vertAlign w:val="superscript"/>
          <w:lang w:val="en-US"/>
        </w:rPr>
        <w:t>72</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 xml:space="preserve">The constraints weigh more where organizational capacity is lower. Among community cancer centers running therapeutic trials, 2 of 8 rural practices offered phase 1 trials against 22 of 33 urban ones, and the centers running none cited limited infrastructure, funding and staffing</w:t>
      </w:r>
      <w:r w:rsidRPr="001A6E2F">
        <w:rPr>
          <w:vertAlign w:val="superscript"/>
          <w:lang w:val="en-US"/>
        </w:rPr>
        <w:t>69</w:t>
      </w:r>
      <w:r w:rsidRPr="001A6E2F">
        <w:rPr>
          <w:lang w:val="en-US"/>
        </w:rPr>
        <w:t xml:space="preserve">. Respondents with experience of nontraditional research sites named deficient operational infrastructure as their main challenge and quality oversight as a main support need</w:t>
      </w:r>
      <w:r w:rsidRPr="001A6E2F">
        <w:rPr>
          <w:vertAlign w:val="superscript"/>
          <w:lang w:val="en-US"/>
        </w:rPr>
        <w:t>73</w:t>
      </w:r>
      <w:r w:rsidRPr="001A6E2F">
        <w:rPr>
          <w:lang w:val="en-US"/>
        </w:rPr>
        <w:t xml:space="preserve">.</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 xml:space="preserve">The registry search produced 46 eligible industry-sponsored investigations of implantable shoulder devices with 355 site records. Eight records could not be resolved to a </w:t>
      </w:r>
      <w:r w:rsidRPr="001A6E2F">
        <w:rPr>
          <w:lang w:val="en-US"/>
        </w:rPr>
        <w:lastRenderedPageBreak/>
        <w:t>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bookmarkStart w:id="373" w:name="QualityTable_3_3"/>
      <w:r>
        <w:rPr>
          <w:b/>
        </w:rPr>
        <w:t>Table 3.3.</w:t>
      </w:r>
      <w:r>
        <w:t xml:space="preserve"> Organizational environment of the 347 site records and 238 organizations in the registry dataset, including the organizations located in the United States.</w:t>
      </w:r>
      <w:bookmarkEnd w:id="373"/>
    </w:p>
    <w:p w14:paraId="22ECAFD6" w14:textId="1A4AF33F" w:rsidR="00A263F8" w:rsidRPr="00A263F8" w:rsidRDefault="00FC5BC6" w:rsidP="00FC5BC6">
      <w:pPr>
        <w:ind w:firstLine="0"/>
        <w:jc w:val="center"/>
        <w:rPr>
          <w:lang w:val="en-US"/>
        </w:rPr>
      </w:pPr>
      <w:bookmarkStart w:id="168" w:name="bm_tbl_33"/>
      <w:bookmarkEnd w:id="168"/>
      <w:r>
        <w:rPr>
          <w:noProof/>
        </w:rPr>
        <w:drawing>
          <wp:inline distT="0" distB="0" distL="0" distR="0" wp14:anchorId="1EAAE656" wp14:editId="1D533A26">
            <wp:extent cx="5762625" cy="1599887"/>
            <wp:effectExtent l="0" t="0" r="0" b="0"/>
            <wp:docPr id="2017928510" name="Picture 201792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2625" cy="1599887"/>
                    </a:xfrm>
                    <a:prstGeom prst="rect">
                      <a:avLst/>
                    </a:prstGeom>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w:t>
      </w:r>
      <w:r w:rsidRPr="00305281">
        <w:rPr>
          <w:lang w:val="en-US"/>
        </w:rPr>
        <w:lastRenderedPageBreak/>
        <w:t xml:space="preserve">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vertAlign w:val="superscript"/>
          <w:lang w:val="en-US"/>
        </w:rPr>
        <w:t>74</w:t>
      </w:r>
      <w:r w:rsidRPr="00263310">
        <w:rPr>
          <w:lang w:val="en-US"/>
        </w:rPr>
        <w:t>. Experts on pediatric device trials rated a device training plan among the most important infrastructure components for implanting and using the device</w:t>
      </w:r>
      <w:r w:rsidRPr="00263310">
        <w:rPr>
          <w:vertAlign w:val="superscript"/>
          <w:lang w:val="en-US"/>
        </w:rPr>
        <w:t>75</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 xml:space="preserve">The framework had to fit within existing site roles without depending on a new physical infrastructure or dedicated quality department. Its instruments had to work on </w:t>
      </w:r>
      <w:r>
        <w:rPr>
          <w:lang w:val="en-US"/>
        </w:rPr>
        <w:lastRenderedPageBreak/>
        <w:t>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Meeting one requirement can also make another harder to meet. DR11 rules out capital investment and asks the site to reuse its existing documentary system, so it limits how DR1 to 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w:t>
      </w:r>
      <w:r w:rsidRPr="009C739A">
        <w:rPr>
          <w:lang w:val="en-US"/>
        </w:rPr>
        <w:lastRenderedPageBreak/>
        <w:t xml:space="preserve">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bookmarkStart w:id="374" w:name="QualityTable_3_4"/>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bookmarkEnd w:id="374"/>
    </w:p>
    <w:p w14:paraId="2EF1AA02" w14:textId="2D23A78A" w:rsidR="00EB6FCD" w:rsidRPr="00EB6FCD" w:rsidRDefault="00EB6FCD" w:rsidP="00EB6FCD">
      <w:pPr>
        <w:ind w:firstLine="0"/>
        <w:jc w:val="center"/>
        <w:rPr>
          <w:lang w:val="en-US"/>
        </w:rPr>
        <w:sectPr w:rsidR="00EB6FCD" w:rsidRPr="00EB6FCD" w:rsidSect="004030B7">
          <w:pgSz w:w="11909" w:h="16834"/>
          <w:pgMar w:top="1701" w:right="1417" w:bottom="1701" w:left="1417" w:header="720" w:footer="720" w:gutter="0"/>
          <w:cols w:space="720"/>
          <w:docGrid w:linePitch="326"/>
        </w:sectPr>
      </w:pPr>
      <w:r>
        <w:rPr>
          <w:noProof/>
        </w:rPr>
        <w:drawing>
          <wp:inline distT="0" distB="0" distL="0" distR="0" wp14:anchorId="1CEA9388" wp14:editId="6E2A8612">
            <wp:extent cx="5762625" cy="4911328"/>
            <wp:effectExtent l="0" t="0" r="0" b="0"/>
            <wp:docPr id="2017928511" name="Picture 20179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2625" cy="4911328"/>
                    </a:xfrm>
                    <a:prstGeom prst="rect">
                      <a:avLst/>
                    </a:prstGeom>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 xml:space="preserve">Governance, Risk Management, Operational Controls, and Performance Oversight together answer DR1 to DR8 (Sections 4.2 to 4.5). Of the two organizations producing the evidence behind the clinical evaluation report, only the site works without a quality system of its own (Section 3.2.1), so the pillars bring to the site the functions of the systems that ISO 13485:2016 and ISO 14971:2019 give the manufacturer and ISO 15189:2022 gives the medical laboratory</w:t>
      </w:r>
      <w:r>
        <w:rPr>
          <w:sz w:val="18"/>
          <w:szCs w:val="18"/>
          <w:vertAlign w:val="superscript"/>
          <w:lang w:val="en-US"/>
        </w:rPr>
        <w:t>46–48</w:t>
      </w:r>
      <w:r>
        <w:rPr>
          <w:lang w:val="en-US"/>
        </w:rPr>
        <w:t xml:space="preserve">.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 xml:space="preserve">The conditions of the target center, a nonhospital organization (Section 3.4.5),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 xml:space="preserve">None of the regulatory instruments examined requires a structure that brings together the quality duties they assign to the investigator (Gap 1). Governance provides that structure for DR1 and DR10, in CtQ domains 1 and 6, while leaving each duty with the party that already holds it. The oversight model defines how the PI exercises authority for quality, the delegation structure identifies who may perform each task, and device training documentation sets the preparation each task requires, with a separate qualification and authorization decision for surgeons. Once a surgeon starts operating, Risk Management tracks the learning curve and provides evidence for later authorization decisions (Section 4.3.2).</w:t>
      </w:r>
    </w:p>
    <w:p w14:paraId="344A1CCF" w14:textId="77777777" w:rsidR="00C557B7" w:rsidRDefault="00000000">
      <w:pPr>
        <w:pStyle w:val="Ttulo3"/>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76,77</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becomes difficult to sustain as activity grows. Site PIs already carry scientific and regulatory duties alongside recruitment, supervision, and administration, and their contribution is often under-recognized</w:t>
      </w:r>
      <w:r>
        <w:rPr>
          <w:sz w:val="18"/>
          <w:szCs w:val="18"/>
          <w:vertAlign w:val="superscript"/>
          <w:lang w:val="en-US"/>
        </w:rPr>
        <w:t>76</w:t>
      </w:r>
      <w:r>
        <w:rPr>
          <w:lang w:val="en-US"/>
        </w:rPr>
        <w:t xml:space="preserve">. Routine review then takes time from the decisions that need the PI's clinical judgment, and the arrangement scales poorly because the PI would have to follow every area of the investigation.</w:t>
      </w:r>
    </w:p>
    <w:p w14:paraId="353AF812" w14:textId="77777777" w:rsidR="00C557B7" w:rsidRDefault="00000000">
      <w:pPr>
        <w:rPr>
          <w:lang w:val="en-US"/>
        </w:rPr>
      </w:pPr>
      <w:r>
        <w:rPr>
          <w:lang w:val="en-US"/>
        </w:rPr>
        <w:t xml:space="preserve">In the second arrangement, the study coordinator manages daily work while the PI retains final authority. This is a workable allocation: the clinical research coordinator is a core site function</w:t>
      </w:r>
      <w:r>
        <w:rPr>
          <w:sz w:val="18"/>
          <w:szCs w:val="18"/>
          <w:vertAlign w:val="superscript"/>
          <w:lang w:val="en-US"/>
        </w:rPr>
        <w:t>77</w:t>
      </w:r>
      <w:r>
        <w:rPr>
          <w:lang w:val="en-US"/>
        </w:rPr>
        <w:t xml:space="preserve">, and ICH E6(R3) permits delegation while the investigator retains ultimate responsibility and proportionate oversight</w:t>
      </w:r>
      <w:r>
        <w:rPr>
          <w:sz w:val="18"/>
          <w:szCs w:val="18"/>
          <w:vertAlign w:val="superscript"/>
          <w:lang w:val="en-US"/>
        </w:rPr>
        <w:t>3</w:t>
      </w:r>
      <w:r>
        <w:rPr>
          <w:lang w:val="en-US"/>
        </w:rPr>
        <w:t xml:space="preserve">. Oversight becomes nominal, however, if the site leaves undefined the decisions that require the PI, such as borderline eligibility, an unplanned component substitution, or the interpretation of a revision, and sets neither a review schedule nor a route for escalation.</w:t>
      </w:r>
    </w:p>
    <w:p w14:paraId="324BA7FA" w14:textId="77777777" w:rsidR="00C557B7" w:rsidRDefault="00000000">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the CtQ factors identified when the investigation starts (Section 4.3.1), which applies the CtQ logic of ICH E8(R1) to the allocation of the investigator's attention</w:t>
      </w:r>
      <w:r>
        <w:rPr>
          <w:sz w:val="18"/>
          <w:szCs w:val="18"/>
          <w:vertAlign w:val="superscript"/>
          <w:lang w:val="en-US"/>
        </w:rPr>
        <w:t>2</w:t>
      </w:r>
      <w:r>
        <w:rPr>
          <w:lang w:val="en-US"/>
        </w:rPr>
        <w:t xml:space="preserve">. The site therefore sets thresholds and a review schedule before enrolling the first participant and assigns someone to keep the meetings running.</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Even routine work can be critical, since a scheduling decision can place a follow-up outside the protocol window.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6</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whether that person is authorized and trained, and who must act when an escalation trigger is met. DR10 asks for a defined holder of each quality function, so that no CtQ function stops when one person is unavailable.</w:t>
      </w:r>
    </w:p>
    <w:p w14:paraId="51C886DC" w14:textId="77777777" w:rsidR="00C557B7" w:rsidRDefault="00000000">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The investigator remains accountable for delegated work.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bookmarkStart w:id="375" w:name="QualityTable_4_1"/>
      <w:r>
        <w:rPr>
          <w:b/>
        </w:rPr>
        <w:lastRenderedPageBreak/>
        <w:t>Table 4.1.</w:t>
      </w:r>
      <w:r>
        <w:t xml:space="preserve"> The six functions of the role structure, with their main responsibilities and limits of authority.</w:t>
      </w:r>
      <w:bookmarkEnd w:id="375"/>
    </w:p>
    <w:p w14:paraId="3E1B8621" w14:textId="77777777" w:rsidR="00C557B7" w:rsidRDefault="00000000">
      <w:pPr>
        <w:ind w:firstLine="0"/>
        <w:jc w:val="center"/>
        <w:rPr>
          <w:lang w:val="en-US"/>
        </w:rPr>
      </w:pPr>
      <w:r>
        <w:rPr>
          <w:noProof/>
        </w:rPr>
        <w:drawing>
          <wp:inline distT="0" distB="0" distL="0" distR="0" wp14:anchorId="70664D2F" wp14:editId="1FABEC74">
            <wp:extent cx="5762625" cy="4716254"/>
            <wp:effectExtent l="0" t="0" r="0" b="0"/>
            <wp:docPr id="2017928512" name="Picture 2017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2625" cy="4716254"/>
                    </a:xfrm>
                    <a:prstGeom prst="rect">
                      <a:avLst/>
                    </a:prstGeom>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 xml:space="preserve">Under the MDR and ISO 14155:2026, the sponsor defines the training content through the CIP and the IB and verifies that training is documented, while the PI trains the site team before each member starts an assignment</w:t>
      </w:r>
      <w:r>
        <w:rPr>
          <w:sz w:val="18"/>
          <w:szCs w:val="18"/>
          <w:vertAlign w:val="superscript"/>
          <w:lang w:val="en-US"/>
        </w:rPr>
        <w:t>8</w:t>
      </w:r>
      <w:r>
        <w:rPr>
          <w:lang w:val="en-US"/>
        </w:rPr>
        <w:lastRenderedPageBreak/>
        <w:t xml:space="preserve">. ICH E6(R3) limits trial-related training to what delegated activities require beyond a person's usual training, and ICH E8(R1) asks that training match each role. None of these texts specifies the training needed for each site role and task, how readiness for independent work is decided, or when training needs updating, and this component organizes the site's existing duty around those decisions.</w:t>
      </w:r>
    </w:p>
    <w:p w14:paraId="04C18C0E" w14:textId="77777777" w:rsidR="00C557B7" w:rsidRDefault="00000000">
      <w:pPr>
        <w:rPr>
          <w:lang w:val="en-US"/>
        </w:rPr>
      </w:pPr>
      <w:r>
        <w:rPr>
          <w:lang w:val="en-US"/>
        </w:rPr>
        <w:t xml:space="preserve">Medicinal-product GCP also requires personnel familiar with the investigational product. A device investigation adds the functions linked to the device and its use, which the framework groups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 xml:space="preserve">Under the MDR and ISO 14155:2026, the sponsor sets the selection criteria and verifies qualification before the investigation starts, while the PI documents the team's qualifications, keeps the team adequate throughout, and ensures that only authorized users handle the device. The sponsor therefore sets the entry threshold through the CIP and its training requirements, and the site documents that each surgeon assigned a study procedure meets it.</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supply the evidence from the surgeon's own cases. Each reassessment uses the same four categories, so authorization can be restricted or withdrawn and later restored. Linking observed performance to continued authorization gives the monitoring required by DR3 a route to action (Gap 3). The Surgical Credentialing Record (SCR) records each decision and its evidence, and the RACI carries the resulting authorization into the delegation record (Appendix G).</w:t>
      </w:r>
    </w:p>
    <w:p w14:paraId="4DE60CA6" w14:textId="77777777" w:rsidR="00C557B7" w:rsidRDefault="00000000">
      <w:pPr>
        <w:pStyle w:val="Ttulo2"/>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ICH E8(R1) and ICH E6(R3) ask the sponsor to manage risks to critical factors through a cycle from identification to review. ISO 14155:2026 adds two sources beyond the use of the device, the clinical procedures required by the CIP beyond routine practice and the conduct of the investigation itself, and assigns both to the sponsor.</w:t>
      </w:r>
    </w:p>
    <w:p w14:paraId="1E578584" w14:textId="77777777" w:rsidR="00C557B7" w:rsidRDefault="00000000">
      <w:pPr>
        <w:rPr>
          <w:lang w:val="en-US"/>
        </w:rPr>
      </w:pPr>
      <w:r>
        <w:rPr>
          <w:lang w:val="en-US"/>
        </w:rPr>
        <w:t xml:space="preserve">The third level concerns the risks created by the way an individual site carries out the protocol, and none of these texts assigns an owner to a separate risk cycle at this level. The sponsor's cycle has to work across centers with different staff and working practices, so it cannot be built around the weaknesses of one center. Most of the structural conditions described in Chapter 3 act at the site, and the first signs of device-related complications also appear there, which puts the site in a position to identify and control these local risks.</w:t>
      </w:r>
    </w:p>
    <w:p w14:paraId="1EA9D8DF" w14:textId="77777777" w:rsidR="00C557B7" w:rsidRDefault="00000000">
      <w:pPr>
        <w:pStyle w:val="Ttulo3"/>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 xml:space="preserve">A 2023 survey of 46 Portuguese clinical trial sites found that only nine (19.6%) described a standard tool or document that captured risk analysis at site level</w:t>
      </w:r>
      <w:r>
        <w:rPr>
          <w:sz w:val="18"/>
          <w:szCs w:val="18"/>
          <w:vertAlign w:val="superscript"/>
          <w:lang w:val="en-US"/>
        </w:rPr>
        <w:t>78</w:t>
      </w:r>
      <w:r>
        <w:rPr>
          <w:lang w:val="en-US"/>
        </w:rPr>
        <w:t xml:space="preserve">.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 xml:space="preserve">In a surgical device investigation, the procedure forms part of the intervention, so the surgeon's technique and decision thresholds can affect protocol adherence, implant traceability, and endpoints across all the cases that surgeon performs. Because the instruments compared in this thesis control operator learning only at entry (Gap 3), the framework monitors it during conduct, specific to the surgeon, procedure, and device, as DR3 requires.</w:t>
      </w:r>
    </w:p>
    <w:p w14:paraId="3EAEB2B9" w14:textId="77777777" w:rsidR="00C557B7" w:rsidRDefault="00000000">
      <w:pPr>
        <w:rPr>
          <w:lang w:val="en-US"/>
        </w:rPr>
      </w:pPr>
      <w:r>
        <w:rPr>
          <w:lang w:val="en-US"/>
        </w:rPr>
        <w:t xml:space="preserve">Experience is associated with shorter operative times, fewer complications, and better PROM scores, although studies define proficiency differently, and reported learning periods range from about 12 to 86 cases depending on the procedure and the surgeon</w:t>
      </w:r>
      <w:r>
        <w:rPr>
          <w:sz w:val="18"/>
          <w:szCs w:val="18"/>
          <w:vertAlign w:val="superscript"/>
          <w:lang w:val="en-US"/>
        </w:rPr>
        <w:t>17,79</w:t>
      </w:r>
      <w:r>
        <w:rPr>
          <w:lang w:val="en-US"/>
        </w:rPr>
        <w:t xml:space="preserve">. The framework therefore sets no fixed case count.</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33,35</w:t>
      </w:r>
      <w:r>
        <w:rPr>
          <w:lang w:val="en-US"/>
        </w:rPr>
        <w:t>, while the Clinical Trial Site Performance Measure has no indicator for a surgeon's procedural consistency during a trial</w:t>
      </w:r>
      <w:r>
        <w:rPr>
          <w:sz w:val="18"/>
          <w:szCs w:val="18"/>
          <w:vertAlign w:val="superscript"/>
          <w:lang w:val="en-US"/>
        </w:rPr>
        <w:t>37</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and an AE associated with a DD follows both pathways. Under the MDR, the sponsor then reports serious events with a possible causal relationship to the device or the investigation procedure, together with device deficiencies that might have led to one. These requirements deal with each event on its own, and none of the three instruments asks the site to review its events together for a pattern.</w:t>
      </w:r>
    </w:p>
    <w:p w14:paraId="61CA3C7C" w14:textId="77777777" w:rsidR="00C557B7" w:rsidRDefault="00000000">
      <w:pPr>
        <w:rPr>
          <w:lang w:val="en-US"/>
        </w:rPr>
      </w:pPr>
      <w:r>
        <w:rPr>
          <w:lang w:val="en-US"/>
        </w:rPr>
        <w:lastRenderedPageBreak/>
        <w:t xml:space="preserve">Several events with plausible individual explanations may share a cause, such as one implant component or one surgeon. Reviewing them together can reveal that relationship while the site can still act on it.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ins w:id="9001" w:author="Claude" w:date="2026-10-31T12:00:00Z">
        <w:r>
          <w:rPr>
            <w:lang w:val="en-US"/>
          </w:rPr>
          <w:t xml:space="preserve"> The entry also carries the complication grade under the Clavien-Dindo classification, which ranks a complication by the treatment it required, from grade I, managed without surgical, endoscopic or radiological intervention, to grade V, the death of the patient.</w:t>
        </w:r>
        <w:r>
          <w:rPr>
            <w:sz w:val="18"/>
            <w:szCs w:val="18"/>
            <w:vertAlign w:val="superscript"/>
            <w:lang w:val="en-US"/>
          </w:rPr>
          <w:t>80</w:t>
        </w:r>
      </w:ins>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w:t>
      </w:r>
      <w:ins w:id="9002" w:author="Claude" w:date="2026-10-31T12:00:00Z">
        <w:r>
          <w:rPr>
            <w:lang w:val="en-US"/>
          </w:rPr>
          <w:t xml:space="preserve"> Counts of grade I to II and of grade IIIa to V complications are kept apart, so that a rise in complications that needed an intervention or intensive care is not hidden among minor ones.</w:t>
        </w:r>
      </w:ins>
      <w:r>
        <w:rPr>
          <w:lang w:val="en-US"/>
        </w:rPr>
        <w:t xml:space="preserve">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 xml:space="preserve">Critical activities need consistent methods and records that allow the site to reconstruct what happened. Operational Controls define how these activities are carried out and checked, and the pillar answers DR4 and DR7, together with parts of DR6 and DR11. The MDR requires investigation information to be recorded and stored so that it can be accurately reported, interpreted, and verified, and ISO 14155:2026 specifies the requirements for source documents, data, and device accountability at the site.</w:t>
      </w:r>
    </w:p>
    <w:p w14:paraId="50A57C26" w14:textId="77777777" w:rsidR="00C557B7" w:rsidRDefault="00000000">
      <w:pPr>
        <w:rPr>
          <w:lang w:val="en-US"/>
        </w:rPr>
      </w:pPr>
      <w:r>
        <w:rPr>
          <w:lang w:val="en-US"/>
        </w:rPr>
        <w:t xml:space="preserve">Some differences between the protocol and its execution are difficult for an outside party to identify in time, because local conduct can drift between sponsor visits and variation in imaging may appear only when images from different time points are compared. The site therefore needs to check its own work during conduct and to control the records used for those checks.</w:t>
      </w:r>
    </w:p>
    <w:p w14:paraId="779894CB" w14:textId="77777777" w:rsidR="00C557B7" w:rsidRDefault="00000000">
      <w:pPr>
        <w:pStyle w:val="Ttulo3"/>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 xml:space="preserve">The site reviews its conduct and documentation at set intervals to identify and correct failures within its own responsibilities, as DR4 requires. The MDR, ISO 14155:2026, and ICH E6(R3) place monitoring with the sponsor, and none requires the site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the safety alerts and field safety notices it receives for the same implant class or procedure and routes those that affect the investigation to the risk register.</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50,54</w:t>
      </w:r>
      <w:r>
        <w:rPr>
          <w:lang w:val="en-US"/>
        </w:rPr>
        <w:t xml:space="preserve">.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81</w:t>
      </w:r>
      <w:r>
        <w:rPr>
          <w:lang w:val="en-US"/>
        </w:rPr>
        <w:t xml:space="preserve">. Only 22% of anteroposterior films in routine practice met the standard projection</w:t>
      </w:r>
      <w:r>
        <w:rPr>
          <w:sz w:val="18"/>
          <w:szCs w:val="18"/>
          <w:vertAlign w:val="superscript"/>
          <w:lang w:val="en-US"/>
        </w:rPr>
        <w:t>82</w:t>
      </w:r>
      <w:r>
        <w:rPr>
          <w:lang w:val="en-US"/>
        </w:rPr>
        <w:t xml:space="preserve">. Simulated changes in scapular position produced ranges of 14 and 17 degrees in arthroplasty inclination measures</w:t>
      </w:r>
      <w:r>
        <w:rPr>
          <w:sz w:val="18"/>
          <w:szCs w:val="18"/>
          <w:vertAlign w:val="superscript"/>
          <w:lang w:val="en-US"/>
        </w:rPr>
        <w:t>83</w:t>
      </w:r>
      <w:r>
        <w:rPr>
          <w:lang w:val="en-US"/>
        </w:rPr>
        <w:t xml:space="preserve">. With standardized outlet views, the interobserver intraclass correlation coefficient (ICC) for acromiohumeral distance reached 0.91</w:t>
      </w:r>
      <w:r>
        <w:rPr>
          <w:sz w:val="18"/>
          <w:szCs w:val="18"/>
          <w:vertAlign w:val="superscript"/>
          <w:lang w:val="en-US"/>
        </w:rPr>
        <w:t>84</w:t>
      </w:r>
      <w:r>
        <w:rPr>
          <w:lang w:val="en-US"/>
        </w:rPr>
        <w:t xml:space="preserve">.</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 xml:space="preserve">The site also schedules imaging within the CIP window at a time when a reproducible position can be obtained, which pain, dressings, or a sling may prevent soon after surgery, although we found no study measuring how often this happens.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 xml:space="preserve">The decision to enroll and each follow-up visit depend on records made for an individual participant, which protect CtQ domains 2 and 7. The eligibility record also answers the part of DR7 that calls for structured verification of eligibility. In a shoulder investigation, this decision often depends on anatomy interpreted from images and on the planned procedure, and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 xml:space="preserve">The framework uses the site's existing documentary system for source records. ISO 14155:2026 requires traceable source documents with their type and location documented, and ICH E6(R3) asks the investigator to define before the trial what counts as a source record and where it is kept. The site therefore defines the source of each critical datum, whether a clinical record or, where the CIP allows it, the CRF itself, and the instruments refer to these sources, supporting CtQ domain 11 without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 xml:space="preserve">Some instruments assemble information that is not brought together elsewhere, such as a surgeon's case sequence or the analysis of a complication signal, and others document how the site works. Information that already has a defined source remains authoritative there. An instrument that needs participant-level information refers to that source and cites it whenever a value is used for a count or comparison, and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 xml:space="preserve">Working within the existing records follows DR11, because a parallel documentation system would add work that the target center could have difficulty sustaining. The Intraoperative Checklist and Device Log (ICDL) holds the record of each procedure (Appendix T).</w:t>
      </w:r>
    </w:p>
    <w:p w14:paraId="65235AB2" w14:textId="77777777" w:rsidR="00C557B7" w:rsidRDefault="00000000">
      <w:pPr>
        <w:pStyle w:val="Ttulo2"/>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 xml:space="preserve">Enrollment quality measures whether each inclusion was correct and supported by evidence available before the decision, which places the indicator in CtQ domain 2. It uses the eligibility records kept under Operational Controls, while recruitment volume is counted separately in the screening log.</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w:t>
      </w:r>
    </w:p>
    <w:p w14:paraId="3C0272B6" w14:textId="77777777" w:rsidR="00C557B7" w:rsidRDefault="00000000">
      <w:pPr>
        <w:pStyle w:val="Ttulo3"/>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 xml:space="preserve">Follow-up compliance measures whether the schedule produces usable data through visits that take place on time and include the required assessments. It covers CtQ domain 7 and uses the visit records and their definition of a usable visit to assess the site's part in the follow-up that the MDR asks the sponsor to complete.</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 xml:space="preserve">The site reviews trends early enough for reminders, changes in scheduling or visit preparation, and retraining to help protect later visits. A cause related to protocol design goes to the sponsor. The Follow-up Compliance Review (FUCR) records each period's review and the causes assigned to the failures (Appendix V).</w:t>
      </w:r>
    </w:p>
    <w:p w14:paraId="6B36314D" w14:textId="77777777" w:rsidR="00C557B7" w:rsidRDefault="00000000">
      <w:pPr>
        <w:pStyle w:val="Ttulo3"/>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w:t>
      </w:r>
    </w:p>
    <w:p w14:paraId="08673EE2" w14:textId="77777777" w:rsidR="00C557B7" w:rsidRDefault="00000000">
      <w:pPr>
        <w:pStyle w:val="Ttulo3"/>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 xml:space="preserve">For each surgeon and review period, this indicator summarizes whether delivery of the investigational procedure is stable and aligned with the CIP. It covers operator dependence in CtQ domains 5 and 6 and gives Performance Oversight a periodic reading of the learning curve required by DR3, drawn from the learning curve log, the intraoperative records, and the complication review (Section 4.3.2).</w:t>
      </w:r>
    </w:p>
    <w:p w14:paraId="7897585D" w14:textId="77777777" w:rsidR="00C557B7" w:rsidRDefault="00000000">
      <w:pPr>
        <w:rPr>
          <w:lang w:val="en-US"/>
        </w:rPr>
      </w:pPr>
      <w:r>
        <w:rPr>
          <w:lang w:val="en-US"/>
        </w:rPr>
        <w:lastRenderedPageBreak/>
        <w:t xml:space="preserve">Each of these signals has more than one possible cause, so the site considers them together against the surgeon's own earlier cases and treats no single one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85</w:t>
      </w:r>
      <w:r>
        <w:rPr>
          <w:lang w:val="en-US"/>
        </w:rPr>
        <w:t>. It would also have to account for clustering among participants treated by the same surgeon</w:t>
      </w:r>
      <w:r>
        <w:rPr>
          <w:sz w:val="18"/>
          <w:szCs w:val="18"/>
          <w:vertAlign w:val="superscript"/>
          <w:lang w:val="en-US"/>
        </w:rPr>
        <w:t>59–61</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 xml:space="preserve">Critical data completeness addresses CtQ domain 11 by measuring whether the data needed for the endpoints and safety analysis are available, current, and in agreement with their source. No clause requires the site to measure how far its records have departed from the conditions described in Section 4.4.4,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390B1840" w14:textId="77777777" w:rsidR="00C557B7" w:rsidRDefault="00000000">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w:t>
      </w:r>
    </w:p>
    <w:p w14:paraId="79AE1F92" w14:textId="77777777" w:rsidR="00C557B7" w:rsidRDefault="00000000">
      <w:pPr>
        <w:pStyle w:val="Ttulo3"/>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The Corrective and Preventive Action Log (CAPA) records each action and its cause, with the effectiveness review and closure (Appendix W).</w:t>
      </w:r>
    </w:p>
    <w:p w14:paraId="46F80262" w14:textId="77777777" w:rsidR="00C557B7" w:rsidRDefault="00000000">
      <w:pPr>
        <w:pStyle w:val="Ttulo2"/>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 xml:space="preserve">Current guidance asks that quality be planned before a study begins and managed throughout its lifecycle</w:t>
      </w:r>
      <w:r>
        <w:rPr>
          <w:sz w:val="18"/>
          <w:szCs w:val="18"/>
          <w:vertAlign w:val="superscript"/>
          <w:lang w:val="en-US"/>
        </w:rPr>
        <w:t>2,3</w:t>
      </w:r>
      <w:r>
        <w:rPr>
          <w:lang w:val="en-US"/>
        </w:rPr>
        <w:t xml:space="preserve">. We applied this principle to the site's work by assigning each instrument to the phase in which it can have most effect, as DR9 requires. Timing matters most in a surgical investigation, because an error made during surgery cannot be corrected once the implant is fixed, and data generated at the point of care, such as the identifiers of an implanted component, are lost if they are not recorded when they arise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7FD90B" w:rsidR="00C557B7" w:rsidRDefault="003656DC" w:rsidP="00FC5BC6">
      <w:pPr>
        <w:ind w:firstLine="0"/>
        <w:jc w:val="center"/>
        <w:rPr>
          <w:lang w:val="en-US"/>
        </w:rPr>
      </w:pPr>
      <w:r>
        <w:drawing>
          <wp:inline xmlns:a="http://schemas.openxmlformats.org/drawingml/2006/main" xmlns:pic="http://schemas.openxmlformats.org/drawingml/2006/picture">
            <wp:extent cx="5762625" cy="4196497"/>
            <wp:docPr id="2017928525" name="Picture 2017928525"/>
            <wp:cNvGraphicFramePr>
              <a:graphicFrameLocks noChangeAspect="1"/>
            </wp:cNvGraphicFramePr>
            <a:graphic>
              <a:graphicData uri="http://schemas.openxmlformats.org/drawingml/2006/picture">
                <pic:pic>
                  <pic:nvPicPr>
                    <pic:cNvPr id="0" name="out5.docx.fig41.png"/>
                    <pic:cNvPicPr/>
                  </pic:nvPicPr>
                  <pic:blipFill>
                    <a:blip r:embed="rId34"/>
                    <a:stretch>
                      <a:fillRect/>
                    </a:stretch>
                  </pic:blipFill>
                  <pic:spPr>
                    <a:xfrm>
                      <a:off x="0" y="0"/>
                      <a:ext cx="5762625" cy="4196497"/>
                    </a:xfrm>
                    <a:prstGeom prst="rect"/>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firstLine="0"/>
        <w:jc w:val="center"/>
        <w:rPr>
          <w:lang w:val="en-US"/>
        </w:rPr>
      </w:pPr>
      <w:r>
        <w:rPr>
          <w:noProof/>
        </w:rPr>
        <w:lastRenderedPageBreak/>
        <w:drawing>
          <wp:inline distT="0" distB="0" distL="0" distR="0" wp14:anchorId="07E09267" wp14:editId="4D5D2686">
            <wp:extent cx="5762625" cy="7577689"/>
            <wp:effectExtent l="0" t="0" r="0" b="0"/>
            <wp:docPr id="2017928514" name="Picture 20179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3.png"/>
                    <pic:cNvPicPr/>
                  </pic:nvPicPr>
                  <pic:blipFill>
                    <a:blip r:embed="rId20"/>
                    <a:stretch>
                      <a:fillRect/>
                    </a:stretch>
                  </pic:blipFill>
                  <pic:spPr>
                    <a:xfrm>
                      <a:off x="0" y="0"/>
                      <a:ext cx="5762625" cy="7577689"/>
                    </a:xfrm>
                    <a:prstGeom prst="rect">
                      <a:avLst/>
                    </a:prstGeom>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 xml:space="preserve">The evidence provides some support for attending to particular phases. Surgical complications may cluster early in a surgeon's learning curve</w:t>
      </w:r>
      <w:r>
        <w:rPr>
          <w:sz w:val="18"/>
          <w:szCs w:val="18"/>
          <w:vertAlign w:val="superscript"/>
          <w:lang w:val="en-US"/>
        </w:rPr>
        <w:t>19</w:t>
      </w:r>
      <w:r>
        <w:rPr>
          <w:lang w:val="en-US"/>
        </w:rPr>
        <w:t xml:space="preserve">, and loss to follow-up accumulates over later years</w:t>
      </w:r>
      <w:r>
        <w:rPr>
          <w:sz w:val="18"/>
          <w:szCs w:val="18"/>
          <w:vertAlign w:val="superscript"/>
          <w:lang w:val="en-US"/>
        </w:rPr>
        <w:t>21</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w:t>
      </w:r>
    </w:p>
    <w:p w14:paraId="71E155ED" w14:textId="77777777" w:rsidR="00C557B7" w:rsidRDefault="00000000">
      <w:pPr>
        <w:pStyle w:val="Ttulo2"/>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 xml:space="preserve">At the minimum level, the clinical staff also perform the research work, without the support of a hospital system or university. The twelve instruments of this level (Table 4.2) cover the site's existing duties and provide at least one response to each gap.</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86,87</w:t>
      </w:r>
      <w:r>
        <w:rPr>
          <w:lang w:val="en-US"/>
        </w:rPr>
        <w:t>.</w:t>
      </w:r>
    </w:p>
    <w:p w14:paraId="56E40F58" w14:textId="77777777" w:rsidR="00C557B7" w:rsidRDefault="00000000">
      <w:pPr>
        <w:pStyle w:val="Tablecaption"/>
      </w:pPr>
      <w:bookmarkStart w:id="376" w:name="QualityTable_4_2"/>
      <w:r>
        <w:rPr>
          <w:b/>
        </w:rPr>
        <w:lastRenderedPageBreak/>
        <w:t>Table 4.2.</w:t>
      </w:r>
      <w:r>
        <w:t xml:space="preserve"> Scalability model: recommended minimum set of instruments at each implementation level and the proxy that takes on the function of each instrument left out.</w:t>
      </w:r>
      <w:bookmarkEnd w:id="376"/>
    </w:p>
    <w:p w14:paraId="062D9204" w14:textId="77777777" w:rsidR="00C557B7" w:rsidRDefault="00000000">
      <w:pPr>
        <w:ind w:firstLine="0"/>
        <w:jc w:val="center"/>
        <w:rPr>
          <w:lang w:val="en-US"/>
        </w:rPr>
      </w:pPr>
      <w:r>
        <w:rPr>
          <w:noProof/>
        </w:rPr>
        <w:drawing>
          <wp:inline distT="0" distB="0" distL="0" distR="0" wp14:anchorId="099BC9DC" wp14:editId="389BB4F8">
            <wp:extent cx="5762625" cy="2427952"/>
            <wp:effectExtent l="0" t="0" r="0" b="0"/>
            <wp:docPr id="2017928515" name="Picture 20179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2625" cy="2427952"/>
                    </a:xfrm>
                    <a:prstGeom prst="rect">
                      <a:avLst/>
                    </a:prstGeom>
                  </pic:spPr>
                </pic:pic>
              </a:graphicData>
            </a:graphic>
          </wp:inline>
        </w:drawing>
      </w:r>
    </w:p>
    <w:p w14:paraId="1D475E46" w14:textId="77777777" w:rsidR="00C557B7" w:rsidRDefault="00000000">
      <w:pPr>
        <w:rPr>
          <w:lang w:val="en-US"/>
        </w:rPr>
      </w:pPr>
      <w:r>
        <w:rPr>
          <w:lang w:val="en-US"/>
        </w:rPr>
        <w:t xml:space="preserve">Organizational category alone does not establish research capacity. Even hospitals and academic centers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Because the MDR requires Member States to inspect investigation sites, records must remain complete, consistent, current, and retrievable even at the minimum level. The records required by ISO 14155:2026 and the MDR remain necessary across implementation levels and degrees of risk, including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bookmarkStart w:id="377" w:name="QualityTable_4_3"/>
      <w:r>
        <w:rPr>
          <w:b/>
        </w:rPr>
        <w:lastRenderedPageBreak/>
        <w:t>Table 4.3.</w:t>
      </w:r>
      <w:r>
        <w:t xml:space="preserve"> The twenty-four instruments by pillar, with their purpose, inputs and outputs, and the section and appendix where each is developed.</w:t>
      </w:r>
      <w:bookmarkEnd w:id="377"/>
    </w:p>
    <w:p w14:paraId="678F384A" w14:textId="77777777" w:rsidR="00C557B7" w:rsidRDefault="00000000">
      <w:pPr>
        <w:keepNext/>
        <w:ind w:firstLine="0"/>
        <w:jc w:val="center"/>
        <w:rPr>
          <w:lang w:val="en-US"/>
        </w:rPr>
      </w:pPr>
      <w:r>
        <w:rPr>
          <w:noProof/>
        </w:rPr>
        <w:drawing>
          <wp:inline distT="0" distB="0" distL="0" distR="0" wp14:anchorId="487A62D6" wp14:editId="1A2E964B">
            <wp:extent cx="5762625" cy="3908274"/>
            <wp:effectExtent l="0" t="0" r="0" b="0"/>
            <wp:docPr id="2017928516" name="Picture 20179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2625" cy="3908274"/>
                    </a:xfrm>
                    <a:prstGeom prst="rect">
                      <a:avLst/>
                    </a:prstGeom>
                  </pic:spPr>
                </pic:pic>
              </a:graphicData>
            </a:graphic>
          </wp:inline>
        </w:drawing>
      </w:r>
    </w:p>
    <w:p w14:paraId="7C6F5D79" w14:textId="77777777" w:rsidR="00C557B7" w:rsidRDefault="00000000">
      <w:pPr>
        <w:keepNext/>
        <w:ind w:firstLine="0"/>
        <w:jc w:val="center"/>
        <w:rPr>
          <w:lang w:val="en-US"/>
        </w:rPr>
      </w:pPr>
      <w:r>
        <w:rPr>
          <w:noProof/>
        </w:rPr>
        <w:drawing>
          <wp:inline distT="0" distB="0" distL="0" distR="0" wp14:anchorId="084879F7" wp14:editId="5F7BAD7A">
            <wp:extent cx="5762625" cy="3733649"/>
            <wp:effectExtent l="0" t="0" r="0" b="0"/>
            <wp:docPr id="2017928517" name="Picture 20179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2625" cy="3733649"/>
                    </a:xfrm>
                    <a:prstGeom prst="rect">
                      <a:avLst/>
                    </a:prstGeom>
                  </pic:spPr>
                </pic:pic>
              </a:graphicData>
            </a:graphic>
          </wp:inline>
        </w:drawing>
      </w:r>
    </w:p>
    <w:p w14:paraId="5761EF0E" w14:textId="77777777" w:rsidR="00C557B7" w:rsidRDefault="00000000">
      <w:pPr>
        <w:keepNext/>
        <w:ind w:firstLine="0"/>
        <w:jc w:val="center"/>
        <w:rPr>
          <w:lang w:val="en-US"/>
        </w:rPr>
      </w:pPr>
      <w:r>
        <w:rPr>
          <w:noProof/>
        </w:rPr>
        <w:lastRenderedPageBreak/>
        <w:drawing>
          <wp:inline distT="0" distB="0" distL="0" distR="0" wp14:anchorId="26BB1CBB" wp14:editId="7349EBA0">
            <wp:extent cx="5762625" cy="3054590"/>
            <wp:effectExtent l="0" t="0" r="0" b="0"/>
            <wp:docPr id="2017928518" name="Picture 201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2625" cy="3054590"/>
                    </a:xfrm>
                    <a:prstGeom prst="rect">
                      <a:avLst/>
                    </a:prstGeom>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Four of the five clinical records remain as instruments at every implementation level, so the underlying evidence remains when the site uses fewer instruments for synthesis (Section 4.7).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t xml:space="preserve">The requirements identify a further need to assess whether those controls work. The PIR and FUCR meet DR8 by providing indicators of drift, using information recorded by other </w:t>
      </w:r>
      <w:r>
        <w:rPr>
          <w:lang w:val="en-US"/>
        </w:rPr>
        <w:lastRenderedPageBreak/>
        <w:t>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firstLine="0"/>
        <w:jc w:val="center"/>
        <w:rPr>
          <w:lang w:val="en-US"/>
        </w:rPr>
      </w:pPr>
      <w:r>
        <w:rPr>
          <w:noProof/>
        </w:rPr>
        <w:drawing>
          <wp:inline distT="0" distB="0" distL="0" distR="0" wp14:anchorId="75E15414" wp14:editId="60638650">
            <wp:extent cx="5762625" cy="4862605"/>
            <wp:effectExtent l="0" t="0" r="0" b="0"/>
            <wp:docPr id="2017928519" name="Picture 201792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3.png"/>
                    <pic:cNvPicPr/>
                  </pic:nvPicPr>
                  <pic:blipFill>
                    <a:blip r:embed="rId25"/>
                    <a:stretch>
                      <a:fillRect/>
                    </a:stretch>
                  </pic:blipFill>
                  <pic:spPr>
                    <a:xfrm>
                      <a:off x="0" y="0"/>
                      <a:ext cx="5762625" cy="4862605"/>
                    </a:xfrm>
                    <a:prstGeom prst="rect">
                      <a:avLst/>
                    </a:prstGeom>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w:t>
      </w:r>
      <w:r>
        <w:rPr>
          <w:lang w:val="en-US"/>
        </w:rPr>
        <w:lastRenderedPageBreak/>
        <w:t>framework mainly organizes existing duties, such as delegation and adverse event reporting. 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w:t>
      </w:r>
    </w:p>
    <w:p w14:paraId="45A98F19"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 xml:space="preserve">The main contribution of this thesis is a quality framework that the investigational site runs for itself during conduct, derived from ICH E6(R3), ISO 14155:2026, and MDR Annex </w:t>
      </w:r>
      <w:r>
        <w:rPr>
          <w:lang w:val="en-US"/>
        </w:rPr>
        <w:lastRenderedPageBreak/>
        <w:t>XV</w:t>
      </w:r>
      <w:r>
        <w:rPr>
          <w:sz w:val="18"/>
          <w:szCs w:val="18"/>
          <w:vertAlign w:val="superscript"/>
          <w:lang w:val="en-US"/>
        </w:rPr>
        <w:t>6,8</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3</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w:t>
      </w:r>
      <w:r>
        <w:rPr>
          <w:lang w:val="en-US"/>
        </w:rPr>
        <w:lastRenderedPageBreak/>
        <w:t>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88</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46–48</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rPr>
          <w:lang w:val="en-US"/>
        </w:rPr>
      </w:pPr>
      <w:bookmarkStart w:id="246" w:name="_Toc244153210"/>
      <w:bookmarkStart w:id="247" w:name="_Toc244153469"/>
      <w:r>
        <w:rPr>
          <w:lang w:val="en-US"/>
        </w:rPr>
        <w:lastRenderedPageBreak/>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bookmarkStart w:id="378" w:name="QualityTable_5_1"/>
      <w:r>
        <w:rPr>
          <w:b/>
        </w:rPr>
        <w:t>Table 5.1.</w:t>
      </w:r>
      <w:r>
        <w:t xml:space="preserve"> Prior work on quality in clinical investigations, grouped by theme, with the response of the framework to each theme.</w:t>
      </w:r>
      <w:bookmarkEnd w:id="378"/>
    </w:p>
    <w:p w14:paraId="4F5927BF" w14:textId="77777777" w:rsidR="00C557B7" w:rsidRDefault="00000000">
      <w:pPr>
        <w:ind w:firstLine="0"/>
        <w:jc w:val="center"/>
        <w:rPr>
          <w:lang w:val="en-US"/>
        </w:rPr>
      </w:pPr>
      <w:r>
        <w:rPr>
          <w:noProof/>
        </w:rPr>
        <w:drawing>
          <wp:inline distT="0" distB="0" distL="0" distR="0" wp14:anchorId="65249F6D" wp14:editId="4904F5CF">
            <wp:extent cx="5762625" cy="6901347"/>
            <wp:effectExtent l="0" t="0" r="0" b="0"/>
            <wp:docPr id="2017928520" name="Picture 20179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2625" cy="6901347"/>
                    </a:xfrm>
                    <a:prstGeom prst="rect">
                      <a:avLst/>
                    </a:prstGeom>
                  </pic:spPr>
                </pic:pic>
              </a:graphicData>
            </a:graphic>
          </wp:inline>
        </w:drawing>
      </w:r>
    </w:p>
    <w:p w14:paraId="2A56BC94" w14:textId="77777777" w:rsidR="00C557B7" w:rsidRDefault="00000000">
      <w:pPr>
        <w:rPr>
          <w:lang w:val="en-US"/>
        </w:rPr>
      </w:pPr>
      <w:r>
        <w:rPr>
          <w:lang w:val="en-US"/>
        </w:rPr>
        <w:t xml:space="preserve">Risk-based quality management was developed for the party that designs and oversees a trial. The EMA reflection paper and the CTTI principles describe how a sponsor identifies </w:t>
      </w:r>
      <w:r>
        <w:rPr>
          <w:lang w:val="en-US"/>
        </w:rPr>
        <w:lastRenderedPageBreak/>
        <w:t>critical factors and directs its oversight toward them</w:t>
      </w:r>
      <w:r>
        <w:rPr>
          <w:sz w:val="18"/>
          <w:szCs w:val="18"/>
          <w:vertAlign w:val="superscript"/>
          <w:lang w:val="en-US"/>
        </w:rPr>
        <w:t>1,49</w:t>
      </w:r>
      <w:r>
        <w:rPr>
          <w:lang w:val="en-US"/>
        </w:rPr>
        <w:t>, and the MDIC supplement carries the same reasoning to devices</w:t>
      </w:r>
      <w:r>
        <w:rPr>
          <w:sz w:val="18"/>
          <w:szCs w:val="18"/>
          <w:vertAlign w:val="superscript"/>
          <w:lang w:val="en-US"/>
        </w:rPr>
        <w:t>30</w:t>
      </w:r>
      <w:r>
        <w:rPr>
          <w:lang w:val="en-US"/>
        </w:rPr>
        <w:t>. Sites meet this work through the sponsor, as a monitoring plan that arrives with the protocol</w:t>
      </w:r>
      <w:r>
        <w:rPr>
          <w:sz w:val="18"/>
          <w:szCs w:val="18"/>
          <w:vertAlign w:val="superscript"/>
          <w:lang w:val="en-US"/>
        </w:rPr>
        <w:t>41</w:t>
      </w:r>
      <w:r>
        <w:rPr>
          <w:lang w:val="en-US"/>
        </w:rPr>
        <w:t>. Only 19.6% of the Portuguese sites in one survey described a tool that captured risk analysis at site level</w:t>
      </w:r>
      <w:r>
        <w:rPr>
          <w:sz w:val="18"/>
          <w:szCs w:val="18"/>
          <w:vertAlign w:val="superscript"/>
          <w:lang w:val="en-US"/>
        </w:rPr>
        <w:t>78</w:t>
      </w:r>
      <w:r>
        <w:rPr>
          <w:lang w:val="en-US"/>
        </w:rPr>
        <w:t>, and in the RBQM adoption survey identification of CtQ factors was among the least used practices even among sponsors</w:t>
      </w:r>
      <w:r>
        <w:rPr>
          <w:sz w:val="18"/>
          <w:szCs w:val="18"/>
          <w:vertAlign w:val="superscript"/>
          <w:lang w:val="en-US"/>
        </w:rPr>
        <w:t>11</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 xml:space="preserve">Surgical methodology knows operator learning well and controls it mainly before the trial starts. The challenges reported for surgical quality assurance fall under credentialing and standardization, while monitoring during the trial is rarely implemented</w:t>
      </w:r>
      <w:r>
        <w:rPr>
          <w:sz w:val="18"/>
          <w:szCs w:val="18"/>
          <w:vertAlign w:val="superscript"/>
          <w:lang w:val="en-US"/>
        </w:rPr>
        <w:t>31</w:t>
      </w:r>
      <w:r>
        <w:rPr>
          <w:lang w:val="en-US"/>
        </w:rPr>
        <w:t xml:space="preserve">, and the review of arteriovenous graft trials found no trial that assessed technical performance</w:t>
      </w:r>
      <w:r>
        <w:rPr>
          <w:sz w:val="18"/>
          <w:szCs w:val="18"/>
          <w:vertAlign w:val="superscript"/>
          <w:lang w:val="en-US"/>
        </w:rPr>
        <w:t>35</w:t>
      </w:r>
      <w:r>
        <w:rPr>
          <w:lang w:val="en-US"/>
        </w:rPr>
        <w:t xml:space="preserve">. Recent consensus frameworks add monitoring during the trial, such as proctoring and performance review from CRF data, but specify it for the trial team</w:t>
      </w:r>
      <w:r>
        <w:rPr>
          <w:sz w:val="18"/>
          <w:szCs w:val="18"/>
          <w:vertAlign w:val="superscript"/>
          <w:lang w:val="en-US"/>
        </w:rPr>
        <w:t>33,34</w:t>
      </w:r>
      <w:r>
        <w:rPr>
          <w:lang w:val="en-US"/>
        </w:rPr>
        <w:t xml:space="preserve">. Among 247 randomized surgical trials, 39% predefined surgeon credentials and only one analyzed learning</w:t>
      </w:r>
      <w:r>
        <w:rPr>
          <w:sz w:val="18"/>
          <w:szCs w:val="18"/>
          <w:vertAlign w:val="superscript"/>
          <w:lang w:val="en-US"/>
        </w:rPr>
        <w:t>64</w:t>
      </w:r>
      <w:r>
        <w:rPr>
          <w:lang w:val="en-US"/>
        </w:rPr>
        <w:t xml:space="preserve">. The IDEAL recommendations already proposed statistical process control to follow learning curves</w:t>
      </w:r>
      <w:r>
        <w:rPr>
          <w:sz w:val="18"/>
          <w:szCs w:val="18"/>
          <w:vertAlign w:val="superscript"/>
          <w:lang w:val="en-US"/>
        </w:rPr>
        <w:t>15</w:t>
      </w:r>
      <w:r>
        <w:rPr>
          <w:lang w:val="en-US"/>
        </w:rPr>
        <w:t xml:space="preserve">,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37</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24</w:t>
      </w:r>
      <w:r>
        <w:rPr>
          <w:lang w:val="en-US"/>
        </w:rPr>
        <w:t>, and in implantable cardiac device trials the worst-performing sites improved once a sponsor ranked them</w:t>
      </w:r>
      <w:r>
        <w:rPr>
          <w:sz w:val="18"/>
          <w:szCs w:val="18"/>
          <w:vertAlign w:val="superscript"/>
          <w:lang w:val="en-US"/>
        </w:rPr>
        <w:t>42</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lastRenderedPageBreak/>
        <w:t>The few quality structures that sites hold today depend on resources. The CTAIM supports an annual self-assessment of a research program's infrastructure</w:t>
      </w:r>
      <w:r>
        <w:rPr>
          <w:sz w:val="18"/>
          <w:szCs w:val="18"/>
          <w:vertAlign w:val="superscript"/>
          <w:lang w:val="en-US"/>
        </w:rPr>
        <w:t>26</w:t>
      </w:r>
      <w:r>
        <w:rPr>
          <w:lang w:val="en-US"/>
        </w:rPr>
        <w:t>, and Italian trial centers that considered ISO 9001 certification reported organizational workload and insufficient training as the main barriers</w:t>
      </w:r>
      <w:r>
        <w:rPr>
          <w:sz w:val="18"/>
          <w:szCs w:val="18"/>
          <w:vertAlign w:val="superscript"/>
          <w:lang w:val="en-US"/>
        </w:rPr>
        <w:t>27</w:t>
      </w:r>
      <w:r>
        <w:rPr>
          <w:lang w:val="en-US"/>
        </w:rPr>
        <w:t>. Academic institutions add research management systems and trial units whose senior staff rank quality management among their essential services</w:t>
      </w:r>
      <w:r>
        <w:rPr>
          <w:sz w:val="18"/>
          <w:szCs w:val="18"/>
          <w:vertAlign w:val="superscript"/>
          <w:lang w:val="en-US"/>
        </w:rPr>
        <w:t>86,87</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w:t>
      </w:r>
      <w:r>
        <w:rPr>
          <w:lang w:val="en-US"/>
        </w:rPr>
        <w:lastRenderedPageBreak/>
        <w:t>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 xml:space="preserve">8. Internal verification runs its first review after the first inclusions, earlier than its routine schedule, and the learning curve review follows each surgeon's first cases, while the </w:t>
      </w:r>
      <w:r>
        <w:rPr>
          <w:lang w:val="en-US"/>
        </w:rPr>
        <w:lastRenderedPageBreak/>
        <w:t>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w:t>
      </w:r>
      <w:r>
        <w:rPr>
          <w:lang w:val="en-US"/>
        </w:rPr>
        <w:lastRenderedPageBreak/>
        <w:t>decision in the POT. Corrective action opens when a first response has failed and closes when 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bookmarkStart w:id="379" w:name="QualityTable_5_2"/>
      <w:r>
        <w:rPr>
          <w:b/>
        </w:rPr>
        <w:t>Table 5.2.</w:t>
      </w:r>
      <w:r>
        <w:t xml:space="preserve"> Most likely failures in operating the framework, by lifecycle phase, with what each failure costs and the guard in the design.</w:t>
      </w:r>
      <w:bookmarkEnd w:id="379"/>
    </w:p>
    <w:p w14:paraId="2DD1731E" w14:textId="77777777" w:rsidR="00C557B7" w:rsidRDefault="00000000">
      <w:pPr>
        <w:ind w:firstLine="0"/>
        <w:jc w:val="center"/>
        <w:rPr>
          <w:lang w:val="en-US"/>
        </w:rPr>
      </w:pPr>
      <w:r>
        <w:rPr>
          <w:noProof/>
        </w:rPr>
        <w:drawing>
          <wp:inline distT="0" distB="0" distL="0" distR="0" wp14:anchorId="5E56DE8A" wp14:editId="45A433E4">
            <wp:extent cx="5762625" cy="3408164"/>
            <wp:effectExtent l="0" t="0" r="0" b="0"/>
            <wp:docPr id="2017928521" name="Picture 201792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2625" cy="3408164"/>
                    </a:xfrm>
                    <a:prstGeom prst="rect">
                      <a:avLst/>
                    </a:prstGeom>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w:t>
      </w:r>
      <w:r>
        <w:rPr>
          <w:lang w:val="en-US"/>
        </w:rPr>
        <w:lastRenderedPageBreak/>
        <w:t>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bookmarkStart w:id="380" w:name="QualityTable_5_3"/>
      <w:r>
        <w:rPr>
          <w:b/>
        </w:rPr>
        <w:t>Table 5.3.</w:t>
      </w:r>
      <w:r>
        <w:t xml:space="preserve"> Expected effects of the framework stated as testable propositions, ordered by the phase in which each effect should first appear. CIP, Clinical Investigation Plan. CIP, Clinical Investigation Plan.</w:t>
      </w:r>
      <w:bookmarkEnd w:id="380"/>
    </w:p>
    <w:p w14:paraId="73DF2D92" w14:textId="77777777" w:rsidR="00C557B7" w:rsidRDefault="00000000">
      <w:pPr>
        <w:ind w:firstLine="0"/>
        <w:jc w:val="center"/>
        <w:rPr>
          <w:lang w:val="en-US"/>
        </w:rPr>
      </w:pPr>
      <w:r>
        <w:rPr>
          <w:noProof/>
        </w:rPr>
        <w:drawing>
          <wp:inline distT="0" distB="0" distL="0" distR="0" wp14:anchorId="476790E9" wp14:editId="6B2F27BD">
            <wp:extent cx="5762625" cy="1815703"/>
            <wp:effectExtent l="0" t="0" r="0" b="0"/>
            <wp:docPr id="2017928522" name="Picture 201792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2625" cy="1815703"/>
                    </a:xfrm>
                    <a:prstGeom prst="rect">
                      <a:avLst/>
                    </a:prstGeom>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77</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bookmarkStart w:id="381" w:name="QualityTable_5_4"/>
      <w:r>
        <w:rPr>
          <w:b/>
        </w:rPr>
        <w:t>Table 5.4.</w:t>
      </w:r>
      <w:r>
        <w:t xml:space="preserve"> The twenty-four instruments by persistence across investigations.</w:t>
      </w:r>
      <w:bookmarkEnd w:id="381"/>
    </w:p>
    <w:p w14:paraId="41140320" w14:textId="77777777" w:rsidR="00C557B7" w:rsidRDefault="00000000">
      <w:pPr>
        <w:ind w:firstLine="0"/>
        <w:jc w:val="center"/>
        <w:rPr>
          <w:lang w:val="en-US"/>
        </w:rPr>
      </w:pPr>
      <w:r>
        <w:rPr>
          <w:noProof/>
        </w:rPr>
        <w:drawing>
          <wp:inline distT="0" distB="0" distL="0" distR="0" wp14:anchorId="0B14697C" wp14:editId="291F7C36">
            <wp:extent cx="5762625" cy="1425491"/>
            <wp:effectExtent l="0" t="0" r="0" b="0"/>
            <wp:docPr id="2017928523" name="Picture 20179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2625" cy="1425491"/>
                    </a:xfrm>
                    <a:prstGeom prst="rect">
                      <a:avLst/>
                    </a:prstGeom>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w:t>
      </w:r>
      <w:r>
        <w:rPr>
          <w:lang w:val="en-US"/>
        </w:rPr>
        <w:lastRenderedPageBreak/>
        <w:t>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10</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7</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92</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93</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w:t>
      </w:r>
      <w:r>
        <w:rPr>
          <w:lang w:val="en-US"/>
        </w:rPr>
        <w:lastRenderedPageBreak/>
        <w:t>framework’s 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firstLine="0"/>
        <w:jc w:val="center"/>
      </w:pPr>
      <w:r>
        <w:rPr>
          <w:noProof/>
        </w:rPr>
        <w:drawing>
          <wp:inline distT="0" distB="0" distL="0" distR="0" wp14:anchorId="37ECE601" wp14:editId="7FB1BF2E">
            <wp:extent cx="3831771" cy="5590342"/>
            <wp:effectExtent l="0" t="0" r="3810" b="0"/>
            <wp:docPr id="2017928524" name="Picture 201792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855051" cy="5624307"/>
                    </a:xfrm>
                    <a:prstGeom prst="rect">
                      <a:avLst/>
                    </a:prstGeom>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39</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64</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59,60</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43</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94</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95</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96</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36</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14E39A29"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A9DD5D5"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14213C66" w14:textId="77777777" w:rsidR="00C557B7" w:rsidRDefault="00000000">
      <w:pPr>
        <w:rPr>
          <w:lang w:val="en-US"/>
        </w:rPr>
      </w:pPr>
      <w:r>
        <w:rPr>
          <w:lang w:val="en-US"/>
        </w:rPr>
        <w:t xml:space="preserve">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w:t>
      </w:r>
      <w:r>
        <w:rPr>
          <w:lang w:val="en-US"/>
        </w:rPr>
        <w:lastRenderedPageBreak/>
        <w:t>discussion and empirical evidence. The present framework contributes to that discussion by showing how a proactive site role could be structured alongside sponsor oversight.</w:t>
      </w:r>
    </w:p>
    <w:p w14:paraId="5A16DDCF"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3A48365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9E09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360A5FD8" w14:textId="77777777" w:rsidR="00C557B7" w:rsidRDefault="00000000">
      <w:pPr>
        <w:rPr>
          <w:lang w:val="en-US"/>
        </w:rPr>
      </w:pPr>
      <w:r>
        <w:rPr>
          <w:lang w:val="en-US"/>
        </w:rPr>
        <w:t xml:space="preserve">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w:t>
      </w:r>
      <w:r>
        <w:rPr>
          <w:lang w:val="en-US"/>
        </w:rPr>
        <w:lastRenderedPageBreak/>
        <w:t>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w:t>
      </w:r>
      <w:r>
        <w:rPr>
          <w:sz w:val="22"/>
          <w:szCs w:val="22"/>
          <w:lang w:val="en-US"/>
        </w:rPr>
        <w:lastRenderedPageBreak/>
        <w:t>Principles. GMS German Medical Science. 2013;11:Doc04. doi:10.3205/000172 PubMed PMID: 23382708; PubMed Central PMCID: PMC3563312.</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470BAA8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14A849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17146E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05E8908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45FDD61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360B60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6D7C9D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Rossier L, Snäkä T, Graciotti M, Hernandez M, Matzinger O, Bernier J, et al. Clinical Research in Private Hospitals: A Perspective. Journal of Translational Medicine. 2026;24(1):151. doi:10.1186/s12967-025-07542-8 PubMed PMID: 41507951.</w:t>
      </w:r>
    </w:p>
    <w:p w14:paraId="60A426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063C19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4AB4159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9AD28F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7C1D2004" w14:textId="77777777" w:rsidR="005B6E92" w:rsidRPr="00933DA5" w:rsidRDefault="00363464">
      <w:pPr>
        <w:numPr>
          <w:ilvl w:val="0"/>
          <w:numId w:val="2"/>
        </w:numPr>
        <w:spacing w:before="200" w:line="276" w:lineRule="auto"/>
        <w:ind w:left="283"/>
        <w:jc w:val="left"/>
        <w:rPr>
          <w:ins w:id="9004" w:author="Claude" w:date="2026-10-31T12:00:00Z"/>
          <w:sz w:val="22"/>
          <w:szCs w:val="22"/>
          <w:lang w:val="en-US"/>
        </w:rPr>
      </w:pPr>
      <w:ins w:id="9003" w:author="Claude" w:date="2026-10-31T12:00:00Z">
        <w:r>
          <w:rPr>
            <w:sz w:val="22"/>
            <w:szCs w:val="22"/>
            <w:lang w:val="en-US"/>
          </w:rPr>
          <w:t>Dindo D, Demartines N, Clavien PA. Classification of Surgical Complications: A New Proposal with Evaluation in a Cohort of 6336 Patients and Results of a Survey. Annals of Surgery. 2004;240(2):205–13. doi:10.1097/01.sla.0000133083.54934.ae PubMed PMID: 15273542.</w:t>
        </w:r>
      </w:ins>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U.S. Food and Drug Administration. Oversight of clinical investigations: A risk-based approach to monitoring. Guidance for industry. Silver Spring (MD): U.S. Food and Drug Administration; 2013 Aug. Docket No.: FDA-2011-D-0597.</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Vulcano D. A Pragmatic Guide for Migrating Investigator Sites to ICH E6(R3) [Internet]. White paper. Association of Clinical Research Professionals and Society for Clinical Research Sites; 2026 [cited 2026 Oct 30]. Available from: https://acrpnet.org/insights/white-papers/a-pragmatic-guide-for-migrating-investigator-sites-to-ich-e6r3</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lastRenderedPageBreak/>
        <w:t>[Template pending]</w:t>
      </w:r>
    </w:p>
    <w:p w14:paraId="70B622E1" w14:textId="77777777" w:rsidR="00B87111" w:rsidRDefault="00363464">
      <w:pPr>
        <w:pStyle w:val="Ttulo2"/>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pPr>
      <w:bookmarkStart w:id="308" w:name="_Toc241922329"/>
      <w:bookmarkStart w:id="309" w:name="_Toc244153237"/>
      <w:bookmarkStart w:id="310" w:name="_Toc244153496"/>
      <w:r>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pPr>
      <w:bookmarkStart w:id="323" w:name="_Toc241922334"/>
      <w:bookmarkStart w:id="324" w:name="_Toc244153242"/>
      <w:bookmarkStart w:id="325" w:name="_Toc244153501"/>
      <w:r>
        <w:lastRenderedPageBreak/>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pPr>
      <w:bookmarkStart w:id="329" w:name="_Toc241922336"/>
      <w:bookmarkStart w:id="330" w:name="_Toc244153244"/>
      <w:bookmarkStart w:id="331" w:name="_Toc244153503"/>
      <w:r>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pPr>
      <w:bookmarkStart w:id="344" w:name="_Toc241922341"/>
      <w:bookmarkStart w:id="345" w:name="_Toc244153249"/>
      <w:bookmarkStart w:id="346" w:name="_Toc244153508"/>
      <w:r>
        <w:lastRenderedPageBreak/>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pPr>
      <w:bookmarkStart w:id="350" w:name="_Toc241922343"/>
      <w:bookmarkStart w:id="351" w:name="_Toc244153251"/>
      <w:bookmarkStart w:id="352" w:name="_Toc244153510"/>
      <w:r>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pPr>
      <w:bookmarkStart w:id="365" w:name="_Toc241922348"/>
      <w:bookmarkStart w:id="366" w:name="_Toc244153256"/>
      <w:bookmarkStart w:id="367" w:name="_Toc244153515"/>
      <w:r>
        <w:lastRenderedPageBreak/>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13829" w14:textId="77777777" w:rsidR="005E3C88" w:rsidRDefault="005E3C88">
      <w:pPr>
        <w:spacing w:line="240" w:lineRule="auto"/>
      </w:pPr>
      <w:r>
        <w:separator/>
      </w:r>
    </w:p>
  </w:endnote>
  <w:endnote w:type="continuationSeparator" w:id="0">
    <w:p w14:paraId="767671EF" w14:textId="77777777" w:rsidR="005E3C88" w:rsidRDefault="005E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3FFDB3-548D-F347-B3F9-A2E9122BED62}"/>
    <w:embedBold r:id="rId2" w:fontKey="{1EDCD455-7516-D44C-A1E0-7A38CDA03559}"/>
    <w:embedItalic r:id="rId3" w:fontKey="{483658A9-7D77-5249-9953-DF3834266EF6}"/>
    <w:embedBoldItalic r:id="rId4" w:fontKey="{8F86583D-096F-104D-B44B-E879A6F38644}"/>
  </w:font>
  <w:font w:name="Arial">
    <w:panose1 w:val="020B0604020202020204"/>
    <w:charset w:val="00"/>
    <w:family w:val="swiss"/>
    <w:pitch w:val="variable"/>
    <w:sig w:usb0="E0002AFF" w:usb1="C0007843" w:usb2="00000009" w:usb3="00000000" w:csb0="000001FF" w:csb1="00000000"/>
    <w:embedRegular r:id="rId5" w:fontKey="{0DDE41B6-D489-2E42-A829-52B91102C31C}"/>
  </w:font>
  <w:font w:name="Cambria">
    <w:panose1 w:val="02040503050406030204"/>
    <w:charset w:val="00"/>
    <w:family w:val="roman"/>
    <w:pitch w:val="variable"/>
    <w:sig w:usb0="E00002FF" w:usb1="400004FF" w:usb2="00000000" w:usb3="00000000" w:csb0="0000019F" w:csb1="00000000"/>
    <w:embedRegular r:id="rId6" w:fontKey="{C29B0D26-5B33-0C48-ADF5-36D9D0567F1E}"/>
    <w:embedBold r:id="rId7" w:fontKey="{7226159C-9F6E-5646-88D2-78F8CA8125F7}"/>
    <w:embedBoldItalic r:id="rId8" w:fontKey="{ABC90301-5D3F-574F-824D-18E77210A537}"/>
  </w:font>
  <w:font w:name="Calibri">
    <w:panose1 w:val="020F0502020204030204"/>
    <w:charset w:val="00"/>
    <w:family w:val="swiss"/>
    <w:pitch w:val="variable"/>
    <w:sig w:usb0="E0002AFF" w:usb1="C000247B" w:usb2="00000009" w:usb3="00000000" w:csb0="000001FF" w:csb1="00000000"/>
    <w:embedRegular r:id="rId9" w:fontKey="{0D2AA96A-BC5B-DA42-BFFA-A20CD48BA7F3}"/>
    <w:embedBold r:id="rId10" w:fontKey="{27E97DEC-1D2C-FC48-84CE-E7105B0EB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B5375" w14:textId="77777777" w:rsidR="005E3C88" w:rsidRDefault="005E3C88">
      <w:pPr>
        <w:spacing w:line="240" w:lineRule="auto"/>
      </w:pPr>
      <w:r>
        <w:separator/>
      </w:r>
    </w:p>
  </w:footnote>
  <w:footnote w:type="continuationSeparator" w:id="0">
    <w:p w14:paraId="60D77F32" w14:textId="77777777" w:rsidR="005E3C88" w:rsidRDefault="005E3C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656DC"/>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5E3C88"/>
    <w:rsid w:val="006204D8"/>
    <w:rsid w:val="00626A50"/>
    <w:rsid w:val="0062717B"/>
    <w:rsid w:val="00627AB3"/>
    <w:rsid w:val="00631D54"/>
    <w:rsid w:val="00637236"/>
    <w:rsid w:val="00664717"/>
    <w:rsid w:val="006746C9"/>
    <w:rsid w:val="006832E8"/>
    <w:rsid w:val="0068616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12CF"/>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1EE"/>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118</Pages>
  <Words>44192</Words>
  <Characters>238639</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6</cp:revision>
  <cp:lastPrinted>2026-10-27T23:33:00Z</cp:lastPrinted>
  <dcterms:created xsi:type="dcterms:W3CDTF">2026-10-30T08:53:00Z</dcterms:created>
  <dcterms:modified xsi:type="dcterms:W3CDTF">2026-10-30T15:39:00Z</dcterms:modified>
</cp:coreProperties>
</file>